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79A" w:rsidRPr="0068279A" w:rsidRDefault="0068279A" w:rsidP="0068279A">
      <w:pPr>
        <w:pStyle w:val="Subtitle"/>
        <w:rPr>
          <w:del w:id="48" w:author="Laxurie" w:date="2026-10-22T07:32:50.251Z"/>
          <w:b/>
          <w:sz w:val="32"/>
          <w:szCs w:val="46"/>
        </w:rPr>
      </w:pPr>
      <w:r w:rsidRPr="006B3154">
        <w:rPr>
          <w:b/>
          <w:sz w:val="30"/>
          <w:szCs w:val="46"/>
        </w:rPr>
        <w:t>TRƯỜNG ĐẠI HỌC BÁCH KHOA HÀ NỘI</w:t>
      </w:r>
    </w:p>
    <w:p w:rsidR="00BA7C85" w:rsidRDefault="00BA7C85" w:rsidP="00B71184">
      <w:pPr>
        <w:pStyle w:val="Subtitle"/>
        <w:pPrChange w:id="44" w:author="Laxurie" w:date="2026-10-22T07:32:50.251Z">
          <w:pPr/>
        </w:pPrChange>
      </w:pPr>
    </w:p>
    <w:p w:rsidR="00644F3C" w:rsidRDefault="00644F3C" w:rsidP="00B71184">
      <w:pPr>
        <w:pStyle w:val="Subtitle"/>
        <w:rPr>
          <w:b/>
        </w:rPr>
      </w:pPr>
    </w:p>
    <w:p w:rsidR="0068279A" w:rsidRDefault="0068279A" w:rsidP="0068279A"/>
    <w:p w:rsidR="0068279A" w:rsidRDefault="0068279A" w:rsidP="0068279A"/>
    <w:p w:rsidR="0068279A" w:rsidRPr="0068279A" w:rsidRDefault="0068279A" w:rsidP="0068279A"/>
    <w:p w:rsidR="00B716A0" w:rsidRDefault="00B716A0" w:rsidP="00B71184">
      <w:pPr>
        <w:pStyle w:val="Subtitle"/>
        <w:rPr>
          <w:b/>
          <w:sz w:val="46"/>
          <w:szCs w:val="46"/>
        </w:rPr>
      </w:pPr>
    </w:p>
    <w:p w:rsidR="00BA7C85" w:rsidRPr="00BE418D" w:rsidRDefault="00BA7C85" w:rsidP="00B71184">
      <w:pPr>
        <w:pStyle w:val="Subtitle"/>
        <w:rPr>
          <w:b/>
          <w:sz w:val="46"/>
          <w:szCs w:val="46"/>
        </w:rPr>
      </w:pPr>
      <w:r w:rsidRPr="00A71AB7">
        <w:rPr>
          <w:b/>
          <w:sz w:val="50"/>
          <w:szCs w:val="46"/>
        </w:rPr>
        <w:t>ĐỒ ÁN TỐT NGHIỆP</w:t>
      </w:r>
    </w:p>
    <w:p w:rsidR="00644F3C" w:rsidRPr="00BE418D" w:rsidRDefault="00BA7C85" w:rsidP="00644F3C">
      <w:pPr>
        <w:pStyle w:val="Subtitle"/>
        <w:spacing w:before="480"/>
        <w:rPr>
          <w:b/>
          <w:sz w:val="46"/>
          <w:szCs w:val="46"/>
        </w:rPr>
      </w:pPr>
      <w:r w:rsidRPr="00BE418D">
        <w:rPr>
          <w:b/>
          <w:sz w:val="46"/>
          <w:szCs w:val="46"/>
        </w:rPr>
        <w:t xml:space="preserve">Thiết kế hệ thống </w:t>
      </w:r>
      <w:r w:rsidR="00EE5F53" w:rsidRPr="00BE418D">
        <w:rPr>
          <w:b/>
          <w:sz w:val="46"/>
          <w:szCs w:val="46"/>
        </w:rPr>
        <w:t>tự động điều chỉnh</w:t>
      </w:r>
    </w:p>
    <w:p w:rsidR="00197BEA" w:rsidRPr="00644F3C" w:rsidRDefault="007201E7" w:rsidP="00644F3C">
      <w:pPr>
        <w:pStyle w:val="Subtitle"/>
        <w:spacing w:before="0"/>
        <w:rPr>
          <w:b/>
          <w:sz w:val="26"/>
          <w:szCs w:val="26"/>
        </w:rPr>
      </w:pPr>
      <w:r>
        <w:rPr>
          <w:b/>
          <w:sz w:val="46"/>
          <w:szCs w:val="46"/>
        </w:rPr>
        <w:t>nhiệt độ</w:t>
      </w:r>
      <w:r w:rsidR="008D6430" w:rsidRPr="00BE418D">
        <w:rPr>
          <w:b/>
          <w:sz w:val="46"/>
          <w:szCs w:val="46"/>
        </w:rPr>
        <w:t xml:space="preserve"> trong </w:t>
      </w:r>
      <w:r>
        <w:rPr>
          <w:b/>
          <w:sz w:val="46"/>
          <w:szCs w:val="46"/>
        </w:rPr>
        <w:t>thiết bị sấy hoa quả</w:t>
      </w:r>
    </w:p>
    <w:p w:rsidR="00EE1F29" w:rsidRPr="005A2E37" w:rsidRDefault="00EE1F29" w:rsidP="00842871">
      <w:pPr>
        <w:spacing w:before="360" w:line="240" w:lineRule="auto"/>
        <w:jc w:val="center"/>
        <w:rPr>
          <w:b/>
          <w:sz w:val="28"/>
        </w:rPr>
      </w:pPr>
      <w:r w:rsidRPr="005A2E37">
        <w:rPr>
          <w:b/>
          <w:sz w:val="28"/>
        </w:rPr>
        <w:t>NGUYỄN VĂN A</w:t>
      </w:r>
    </w:p>
    <w:p w:rsidR="00197BEA" w:rsidRPr="00DC4546" w:rsidRDefault="00EE5F53" w:rsidP="0019225B">
      <w:pPr>
        <w:spacing w:line="240" w:lineRule="auto"/>
        <w:jc w:val="center"/>
      </w:pPr>
      <w:r w:rsidRPr="00DC4546">
        <w:t>nguyenvanabc@</w:t>
      </w:r>
      <w:r w:rsidR="009D1968">
        <w:t>sis.</w:t>
      </w:r>
      <w:r w:rsidR="00EB2D48">
        <w:t>hust.edu.vn</w:t>
      </w:r>
    </w:p>
    <w:p w:rsidR="00DA4D36" w:rsidRPr="005A2E37" w:rsidRDefault="00EE5F53" w:rsidP="0019225B">
      <w:pPr>
        <w:spacing w:before="240"/>
        <w:jc w:val="center"/>
        <w:rPr>
          <w:b/>
          <w:sz w:val="28"/>
        </w:rPr>
      </w:pPr>
      <w:r w:rsidRPr="005A2E37">
        <w:rPr>
          <w:b/>
          <w:sz w:val="28"/>
        </w:rPr>
        <w:t>Ngành Kỹ thuật điện</w:t>
      </w:r>
    </w:p>
    <w:p w:rsidR="00EE5F53" w:rsidRPr="00DC4546" w:rsidRDefault="00C9085C" w:rsidP="0019225B">
      <w:pPr>
        <w:jc w:val="center"/>
      </w:pPr>
      <w:r w:rsidRPr="005A2E37">
        <w:rPr>
          <w:b/>
          <w:sz w:val="28"/>
        </w:rPr>
        <w:t>Chuyên ngành</w:t>
      </w:r>
      <w:r w:rsidR="00EE5F53" w:rsidRPr="005A2E37">
        <w:rPr>
          <w:b/>
          <w:sz w:val="28"/>
        </w:rPr>
        <w:t xml:space="preserve"> Hệ thống điện</w:t>
      </w:r>
    </w:p>
    <w:p w:rsidR="00EE1F29" w:rsidRPr="00847CAC" w:rsidRDefault="00EE1F29" w:rsidP="00B71184"/>
    <w:p w:rsidR="00025E44" w:rsidRPr="00847CAC" w:rsidRDefault="00025E44" w:rsidP="00B71184"/>
    <w:p w:rsidR="00025E44" w:rsidRPr="00847CAC" w:rsidRDefault="00025E44" w:rsidP="00B71184"/>
    <w:p w:rsidR="00025E44" w:rsidRPr="00847CAC" w:rsidRDefault="00025E44" w:rsidP="00B71184"/>
    <w:p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EE1F29" w:rsidRPr="00847CAC" w:rsidTr="00B716A0">
        <w:tc>
          <w:tcPr>
            <w:tcW w:w="3261" w:type="dxa"/>
          </w:tcPr>
          <w:p w:rsidR="00EE1F29" w:rsidRPr="000A17C7" w:rsidRDefault="00EE5F53" w:rsidP="000A17C7">
            <w:pPr>
              <w:ind w:firstLine="318"/>
              <w:rPr>
                <w:b/>
              </w:rPr>
            </w:pPr>
            <w:r w:rsidRPr="000A17C7">
              <w:rPr>
                <w:b/>
              </w:rPr>
              <w:t>Giảng viên hướng dẫn:</w:t>
            </w:r>
          </w:p>
        </w:tc>
        <w:tc>
          <w:tcPr>
            <w:tcW w:w="5351" w:type="dxa"/>
          </w:tcPr>
          <w:p w:rsidR="00EE1F29" w:rsidRPr="00847CAC" w:rsidRDefault="004270E9" w:rsidP="003F7EDF">
            <w:r>
              <w:rPr>
                <w:noProof/>
                <w:lang w:val="vi-VN" w:eastAsia="vi-VN"/>
              </w:rPr>
              <mc:AlternateContent>
                <mc:Choice Requires="wps">
                  <w:drawing>
                    <wp:anchor distT="0" distB="0" distL="114300" distR="114300" simplePos="0" relativeHeight="251654144" behindDoc="0" locked="0" layoutInCell="1" allowOverlap="1" wp14:anchorId="71C45D64" wp14:editId="153FB786">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515" w:rsidRPr="007A73B4" w:rsidRDefault="00517515" w:rsidP="00B71184">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45D64"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" filled="f" stroked="f" strokeweight=".5pt">
                      <v:textbox>
                        <w:txbxContent>
                          <w:p w:rsidR="00517515" w:rsidRPr="007A73B4" w:rsidRDefault="00517515" w:rsidP="00B71184">
                            <w:r w:rsidRPr="004270E9">
                              <w:rPr>
                                <w:sz w:val="20"/>
                              </w:rPr>
                              <w:t xml:space="preserve"> </w:t>
                            </w:r>
                            <w:r>
                              <w:rPr>
                                <w:sz w:val="20"/>
                              </w:rPr>
                              <w:t xml:space="preserve">   </w:t>
                            </w:r>
                            <w:r w:rsidRPr="004270E9">
                              <w:rPr>
                                <w:sz w:val="20"/>
                              </w:rPr>
                              <w:t>Chữ ký của GVHD</w:t>
                            </w:r>
                          </w:p>
                        </w:txbxContent>
                      </v:textbox>
                    </v:shape>
                  </w:pict>
                </mc:Fallback>
              </mc:AlternateContent>
            </w:r>
            <w:r w:rsidR="003D5A1D">
              <w:rPr>
                <w:noProof/>
                <w:lang w:val="vi-VN" w:eastAsia="vi-VN"/>
              </w:rPr>
              <mc:AlternateContent>
                <mc:Choice Requires="wps">
                  <w:drawing>
                    <wp:anchor distT="0" distB="0" distL="114300" distR="114300" simplePos="0" relativeHeight="251650048" behindDoc="0" locked="0" layoutInCell="1" allowOverlap="1" wp14:anchorId="48703C43" wp14:editId="14C4B31B">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0520F" id="Straight Connector 1"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" strokecolor="black [3213]" strokeweight=".5pt">
                      <v:stroke joinstyle="miter"/>
                    </v:line>
                  </w:pict>
                </mc:Fallback>
              </mc:AlternateContent>
            </w:r>
            <w:r w:rsidR="00E7238E">
              <w:t xml:space="preserve">PGS. </w:t>
            </w:r>
            <w:r w:rsidR="00157574">
              <w:t xml:space="preserve">TS. </w:t>
            </w:r>
            <w:r w:rsidR="00E7238E">
              <w:t>Phạm Văn ABC</w:t>
            </w:r>
          </w:p>
        </w:tc>
      </w:tr>
      <w:tr w:rsidR="00EE1F29" w:rsidRPr="00847CAC" w:rsidTr="00B716A0">
        <w:tc>
          <w:tcPr>
            <w:tcW w:w="3261" w:type="dxa"/>
          </w:tcPr>
          <w:p w:rsidR="003F7EDF" w:rsidRPr="000A17C7" w:rsidRDefault="003F7EDF" w:rsidP="000A17C7">
            <w:pPr>
              <w:ind w:firstLine="318"/>
              <w:rPr>
                <w:b/>
              </w:rPr>
            </w:pPr>
          </w:p>
          <w:p w:rsidR="00EE1F29" w:rsidRPr="000A17C7" w:rsidRDefault="003D5A1D" w:rsidP="000A17C7">
            <w:pPr>
              <w:ind w:firstLine="318"/>
              <w:rPr>
                <w:b/>
              </w:rPr>
            </w:pPr>
            <w:r w:rsidRPr="000A17C7">
              <w:rPr>
                <w:b/>
              </w:rPr>
              <w:t>Bộ môn</w:t>
            </w:r>
            <w:r w:rsidR="00EE5F53" w:rsidRPr="000A17C7">
              <w:rPr>
                <w:b/>
              </w:rPr>
              <w:t>:</w:t>
            </w:r>
          </w:p>
        </w:tc>
        <w:tc>
          <w:tcPr>
            <w:tcW w:w="5351" w:type="dxa"/>
          </w:tcPr>
          <w:p w:rsidR="003F7EDF" w:rsidRDefault="003F7EDF" w:rsidP="00B71184"/>
          <w:p w:rsidR="00EE1F29" w:rsidRPr="00847CAC" w:rsidRDefault="00CA6A62" w:rsidP="003F7EDF">
            <w:r>
              <w:t>Abc abc abc abc abc abc abc abc abc</w:t>
            </w:r>
            <w:r w:rsidR="003F7EDF">
              <w:t xml:space="preserve"> </w:t>
            </w:r>
          </w:p>
        </w:tc>
      </w:tr>
      <w:tr w:rsidR="00EE1F29" w:rsidRPr="00847CAC" w:rsidTr="00B716A0">
        <w:tc>
          <w:tcPr>
            <w:tcW w:w="3261" w:type="dxa"/>
          </w:tcPr>
          <w:p w:rsidR="00EE1F29" w:rsidRPr="000A17C7" w:rsidRDefault="003D5A1D" w:rsidP="000A17C7">
            <w:pPr>
              <w:ind w:firstLine="318"/>
              <w:rPr>
                <w:b/>
              </w:rPr>
            </w:pPr>
            <w:r w:rsidRPr="000A17C7">
              <w:rPr>
                <w:b/>
              </w:rPr>
              <w:t>Viện</w:t>
            </w:r>
            <w:r w:rsidR="00EE5F53" w:rsidRPr="000A17C7">
              <w:rPr>
                <w:b/>
              </w:rPr>
              <w:t>:</w:t>
            </w:r>
          </w:p>
        </w:tc>
        <w:tc>
          <w:tcPr>
            <w:tcW w:w="5351" w:type="dxa"/>
          </w:tcPr>
          <w:p w:rsidR="00EE1F29" w:rsidRDefault="00157574" w:rsidP="003F7EDF">
            <w:r>
              <w:t>Abcb</w:t>
            </w:r>
            <w:r w:rsidR="00FD606F">
              <w:t xml:space="preserve"> </w:t>
            </w:r>
            <w:r>
              <w:t>dbdbd</w:t>
            </w:r>
          </w:p>
          <w:p w:rsidR="00B716A0" w:rsidRDefault="00B716A0" w:rsidP="003F7EDF"/>
          <w:p w:rsidR="00B716A0" w:rsidRPr="00847CAC" w:rsidRDefault="00B716A0" w:rsidP="003F7EDF"/>
        </w:tc>
      </w:tr>
      <w:tr w:rsidR="00B716A0" w:rsidRPr="00847CAC" w:rsidTr="00B716A0">
        <w:tc>
          <w:tcPr>
            <w:tcW w:w="8612" w:type="dxa"/>
            <w:gridSpan w:val="2"/>
          </w:tcPr>
          <w:p w:rsidR="00B716A0" w:rsidRDefault="00B716A0" w:rsidP="003F7EDF"/>
          <w:p w:rsidR="00B716A0" w:rsidRDefault="00B716A0" w:rsidP="003F7EDF"/>
          <w:p w:rsidR="00B716A0" w:rsidRDefault="00B716A0" w:rsidP="00B716A0">
            <w:pPr>
              <w:jc w:val="center"/>
              <w:rPr>
                <w:b/>
              </w:rPr>
            </w:pPr>
          </w:p>
          <w:p w:rsidR="00B716A0" w:rsidRDefault="00B716A0" w:rsidP="00B716A0">
            <w:pPr>
              <w:jc w:val="center"/>
              <w:rPr>
                <w:b/>
              </w:rPr>
            </w:pPr>
          </w:p>
          <w:p w:rsidR="00B716A0" w:rsidRDefault="00B716A0" w:rsidP="00B716A0">
            <w:pPr>
              <w:jc w:val="center"/>
              <w:rPr>
                <w:b/>
              </w:rPr>
            </w:pPr>
          </w:p>
          <w:p w:rsidR="00B716A0" w:rsidRDefault="00B716A0" w:rsidP="00B716A0">
            <w:pPr>
              <w:jc w:val="center"/>
              <w:rPr>
                <w:b/>
              </w:rPr>
            </w:pPr>
          </w:p>
          <w:p w:rsidR="00B716A0" w:rsidRDefault="00B716A0" w:rsidP="00B716A0">
            <w:pPr>
              <w:jc w:val="center"/>
            </w:pPr>
            <w:r w:rsidRPr="003F7EDF">
              <w:rPr>
                <w:b/>
              </w:rPr>
              <w:t>HÀ NỘI, 6/2018</w:t>
            </w:r>
          </w:p>
        </w:tc>
      </w:tr>
    </w:tbl>
    <w:p w:rsidR="007753E1" w:rsidRPr="00B71184" w:rsidRDefault="007753E1" w:rsidP="007753E1">
      <w:pPr>
        <w:spacing w:before="480"/>
        <w:jc w:val="center"/>
        <w:rPr>
          <w:b/>
        </w:rPr>
      </w:pPr>
      <w:r>
        <w:rPr>
          <w:b/>
        </w:rPr>
        <w:lastRenderedPageBreak/>
        <w:t>ĐỀ TÀI TỐT NGHIỆP</w:t>
      </w:r>
    </w:p>
    <w:p w:rsidR="009F609F" w:rsidRDefault="007753E1" w:rsidP="007753E1">
      <w:r>
        <w:t>Biểu mẫu của Đề tài</w:t>
      </w:r>
      <w:r w:rsidR="0016177E">
        <w:t>/khóa luận</w:t>
      </w:r>
      <w:r>
        <w:t xml:space="preserve"> tốt nghiệp theo qui định của viện, tuy nhiên cần đảm bảo giáo viên giao đề tài ký và ghi rõ họ và tên</w:t>
      </w:r>
      <w:r w:rsidRPr="00DC4546">
        <w:t>.</w:t>
      </w:r>
    </w:p>
    <w:p w:rsidR="007753E1" w:rsidRDefault="009F609F" w:rsidP="007753E1">
      <w:r>
        <w:t>Trường hợp có 2 giáo viên hướng dẫn thì sẽ cùng ký tên.</w:t>
      </w:r>
      <w:r w:rsidR="007753E1">
        <w:t xml:space="preserve"> </w:t>
      </w:r>
    </w:p>
    <w:p w:rsidR="007753E1" w:rsidRDefault="007753E1" w:rsidP="007753E1"/>
    <w:p w:rsidR="007753E1" w:rsidRPr="00B71184" w:rsidRDefault="007753E1" w:rsidP="007753E1"/>
    <w:p w:rsidR="007753E1" w:rsidRDefault="007753E1" w:rsidP="007753E1">
      <w:r>
        <w:rPr>
          <w:noProof/>
          <w:lang w:val="vi-VN" w:eastAsia="vi-VN"/>
        </w:rPr>
        <mc:AlternateContent>
          <mc:Choice Requires="wps">
            <w:drawing>
              <wp:anchor distT="0" distB="0" distL="114300" distR="114300" simplePos="0" relativeHeight="251655168" behindDoc="0" locked="0" layoutInCell="1" allowOverlap="1" wp14:anchorId="4632D468" wp14:editId="270B75B8">
                <wp:simplePos x="0" y="0"/>
                <wp:positionH relativeFrom="column">
                  <wp:posOffset>2880995</wp:posOffset>
                </wp:positionH>
                <wp:positionV relativeFrom="paragraph">
                  <wp:posOffset>5224005</wp:posOffset>
                </wp:positionV>
                <wp:extent cx="2353471" cy="470848"/>
                <wp:effectExtent l="0" t="0" r="0" b="5715"/>
                <wp:wrapNone/>
                <wp:docPr id="43" name="Text Box 43"/>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515" w:rsidRDefault="00517515" w:rsidP="007753E1">
                            <w:pPr>
                              <w:spacing w:before="0" w:line="240" w:lineRule="auto"/>
                              <w:jc w:val="center"/>
                            </w:pPr>
                            <w:r>
                              <w:t>Giáo viên hướng dẫn</w:t>
                            </w:r>
                          </w:p>
                          <w:p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rsidR="00517515" w:rsidRPr="00DD3675" w:rsidRDefault="00517515" w:rsidP="00775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2D468" id="Text Box 43" o:spid="_x0000_s1027" type="#_x0000_t202" style="position:absolute;left:0;text-align:left;margin-left:226.85pt;margin-top:411.35pt;width:185.3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" filled="f" stroked="f" strokeweight=".5pt">
                <v:textbox>
                  <w:txbxContent>
                    <w:p w:rsidR="00517515" w:rsidRDefault="00517515" w:rsidP="007753E1">
                      <w:pPr>
                        <w:spacing w:before="0" w:line="240" w:lineRule="auto"/>
                        <w:jc w:val="center"/>
                      </w:pPr>
                      <w:r>
                        <w:t>Giáo viên hướng dẫn</w:t>
                      </w:r>
                    </w:p>
                    <w:p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rsidR="00517515" w:rsidRPr="00DD3675" w:rsidRDefault="00517515" w:rsidP="007753E1"/>
                  </w:txbxContent>
                </v:textbox>
              </v:shape>
            </w:pict>
          </mc:Fallback>
        </mc:AlternateContent>
      </w:r>
      <w:r>
        <w:br w:type="page"/>
      </w:r>
    </w:p>
    <w:p w:rsidR="00503C51" w:rsidRPr="00B71184" w:rsidRDefault="00503C51" w:rsidP="00FC3782">
      <w:pPr>
        <w:spacing w:before="480"/>
        <w:jc w:val="center"/>
        <w:rPr>
          <w:b/>
        </w:rPr>
      </w:pPr>
      <w:r w:rsidRPr="00B71184">
        <w:rPr>
          <w:b/>
        </w:rPr>
        <w:lastRenderedPageBreak/>
        <w:t>Lời cảm ơn</w:t>
      </w:r>
    </w:p>
    <w:p w:rsidR="00503C51" w:rsidRDefault="00503C51" w:rsidP="00B71184">
      <w:r>
        <w:t>Đây là mục tùy chọn, nên viết phần cảm ơn ngắn gọn</w:t>
      </w:r>
      <w:r w:rsidR="00794C67">
        <w:t>, tránh dùng các từ sáo rỗng</w:t>
      </w:r>
      <w:r w:rsidR="00B8043C">
        <w:t xml:space="preserve">, </w:t>
      </w:r>
      <w:r w:rsidR="00794C67">
        <w:t>giới hạn trong khoảng 1</w:t>
      </w:r>
      <w:r w:rsidR="00305129">
        <w:t>0</w:t>
      </w:r>
      <w:r w:rsidR="00794C67">
        <w:t>0</w:t>
      </w:r>
      <w:r w:rsidR="00B8043C">
        <w:t>-150</w:t>
      </w:r>
      <w:r w:rsidR="00794C67">
        <w:t xml:space="preserve"> </w:t>
      </w:r>
      <w:r w:rsidR="00B8043C">
        <w:t>từ</w:t>
      </w:r>
      <w:r w:rsidRPr="00DC4546">
        <w:t>.</w:t>
      </w:r>
      <w:r w:rsidR="00305129">
        <w:t xml:space="preserve"> </w:t>
      </w:r>
    </w:p>
    <w:p w:rsidR="00503C51" w:rsidRDefault="00503C51" w:rsidP="00B71184"/>
    <w:p w:rsidR="001E41C1" w:rsidRDefault="001E41C1" w:rsidP="00B71184"/>
    <w:p w:rsidR="001E41C1" w:rsidRDefault="001E41C1" w:rsidP="00B71184"/>
    <w:p w:rsidR="001E41C1" w:rsidRPr="00B71184" w:rsidRDefault="001E41C1" w:rsidP="00FC3782">
      <w:pPr>
        <w:spacing w:before="960"/>
        <w:jc w:val="center"/>
        <w:rPr>
          <w:b/>
        </w:rPr>
      </w:pPr>
      <w:r w:rsidRPr="00B71184">
        <w:rPr>
          <w:b/>
        </w:rPr>
        <w:t>Tóm tắt nội dung đồ án</w:t>
      </w:r>
    </w:p>
    <w:p w:rsidR="00B22998" w:rsidRPr="00B71184" w:rsidRDefault="001E41C1" w:rsidP="00B71184">
      <w:r w:rsidRPr="00B71184">
        <w:t xml:space="preserve">Tóm tắt nội dung của đồ án tốt nghiệp trong khoảng tối đa </w:t>
      </w:r>
      <w:r w:rsidR="00E84112">
        <w:t>30</w:t>
      </w:r>
      <w:r w:rsidRPr="00B71184">
        <w:t>0 chữ.</w:t>
      </w:r>
      <w:r w:rsidR="00B8043C" w:rsidRPr="00B71184">
        <w:t xml:space="preserve"> </w:t>
      </w:r>
      <w:r w:rsidRPr="00B71184">
        <w:t xml:space="preserve">Phần tóm tắt cần </w:t>
      </w:r>
      <w:r w:rsidR="00B8043C" w:rsidRPr="00B71184">
        <w:t>nêu được các ý</w:t>
      </w:r>
      <w:r w:rsidR="009B49AA" w:rsidRPr="00B71184">
        <w:t>:</w:t>
      </w:r>
      <w:r w:rsidRPr="00B71184">
        <w:t xml:space="preserve"> vấn đề cần thực hiện</w:t>
      </w:r>
      <w:r w:rsidR="009B49AA" w:rsidRPr="00B71184">
        <w:t>;</w:t>
      </w:r>
      <w:r w:rsidRPr="00B71184">
        <w:t xml:space="preserve"> phương pháp thực hiện</w:t>
      </w:r>
      <w:r w:rsidR="009B49AA" w:rsidRPr="00B71184">
        <w:t>;</w:t>
      </w:r>
      <w:r w:rsidRPr="00B71184">
        <w:t xml:space="preserve"> công cụ </w:t>
      </w:r>
      <w:r w:rsidR="00B8043C" w:rsidRPr="00B71184">
        <w:t>sử dụng (</w:t>
      </w:r>
      <w:r w:rsidRPr="00B71184">
        <w:t>phần mềm, phần cứng</w:t>
      </w:r>
      <w:r w:rsidR="003F6E36">
        <w:t>…</w:t>
      </w:r>
      <w:r w:rsidR="00B8043C" w:rsidRPr="00B71184">
        <w:t>)</w:t>
      </w:r>
      <w:r w:rsidR="009B49AA" w:rsidRPr="00B71184">
        <w:t>; k</w:t>
      </w:r>
      <w:r w:rsidRPr="00B71184">
        <w:t xml:space="preserve">ết quả của </w:t>
      </w:r>
      <w:r w:rsidR="00B8043C" w:rsidRPr="00B71184">
        <w:t xml:space="preserve">đồ án </w:t>
      </w:r>
      <w:r w:rsidRPr="00B71184">
        <w:t>có phù hợp với các vấn đề đã đặt ra hay không</w:t>
      </w:r>
      <w:r w:rsidR="009B49AA" w:rsidRPr="00B71184">
        <w:t>;</w:t>
      </w:r>
      <w:r w:rsidR="00A77775">
        <w:t xml:space="preserve"> </w:t>
      </w:r>
      <w:r w:rsidR="00926001">
        <w:t>tính thực tế của đ</w:t>
      </w:r>
      <w:r w:rsidR="00AF2F94">
        <w:t>ồ án</w:t>
      </w:r>
      <w:r w:rsidR="00926001">
        <w:t xml:space="preserve">, </w:t>
      </w:r>
      <w:r w:rsidR="009B49AA" w:rsidRPr="00B71184">
        <w:t xml:space="preserve">định hướng phát triển mở rộng </w:t>
      </w:r>
      <w:r w:rsidR="00B8043C" w:rsidRPr="00B71184">
        <w:t>của đồ án (nếu có)</w:t>
      </w:r>
      <w:r w:rsidR="00A77775">
        <w:t>; các kiến thức và kỹ năng mà sinh viên đã đạt được</w:t>
      </w:r>
      <w:r w:rsidRPr="00B71184">
        <w:t>.</w:t>
      </w:r>
    </w:p>
    <w:p w:rsidR="00B22998" w:rsidRDefault="00DD3675" w:rsidP="00B71184">
      <w:r>
        <w:rPr>
          <w:noProof/>
          <w:lang w:val="vi-VN" w:eastAsia="vi-VN"/>
        </w:rPr>
        <mc:AlternateContent>
          <mc:Choice Requires="wps">
            <w:drawing>
              <wp:anchor distT="0" distB="0" distL="114300" distR="114300" simplePos="0" relativeHeight="251658752" behindDoc="0" locked="0" layoutInCell="1" allowOverlap="1" wp14:anchorId="292B3C39" wp14:editId="7AB2126C">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515" w:rsidRDefault="00517515" w:rsidP="00DD3675">
                            <w:pPr>
                              <w:spacing w:before="0" w:line="240" w:lineRule="auto"/>
                              <w:jc w:val="center"/>
                            </w:pPr>
                            <w:r w:rsidRPr="00DD3675">
                              <w:t>Sinh viên thực hiện</w:t>
                            </w:r>
                          </w:p>
                          <w:p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B3C39" id="Text Box 35" o:spid="_x0000_s1028" type="#_x0000_t202" style="position:absolute;left:0;text-align:left;margin-left:226.9pt;margin-top:354.3pt;width:185.3pt;height:3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" filled="f" stroked="f" strokeweight=".5pt">
                <v:textbox>
                  <w:txbxContent>
                    <w:p w:rsidR="00517515" w:rsidRDefault="00517515" w:rsidP="00DD3675">
                      <w:pPr>
                        <w:spacing w:before="0" w:line="240" w:lineRule="auto"/>
                        <w:jc w:val="center"/>
                      </w:pPr>
                      <w:r w:rsidRPr="00DD3675">
                        <w:t>Sinh viên thực hiện</w:t>
                      </w:r>
                    </w:p>
                    <w:p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rsidR="00517515" w:rsidRPr="00DD3675" w:rsidRDefault="00517515" w:rsidP="00DD3675"/>
                  </w:txbxContent>
                </v:textbox>
              </v:shape>
            </w:pict>
          </mc:Fallback>
        </mc:AlternateContent>
      </w:r>
      <w:r w:rsidR="00B22998">
        <w:br w:type="page"/>
      </w:r>
    </w:p>
    <w:p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rsidR="00120C98" w:rsidRDefault="00120C98" w:rsidP="00120C98">
          <w:pPr>
            <w:pStyle w:val="TOCHeading"/>
            <w:spacing w:before="0" w:after="0" w:line="240" w:lineRule="auto"/>
          </w:pPr>
        </w:p>
        <w:p w:rsidR="00DE17A5" w:rsidRDefault="003F7EDF">
          <w:pPr>
            <w:pStyle w:val="TOC1"/>
            <w:tabs>
              <w:tab w:val="right" w:leader="dot" w:pos="8494"/>
            </w:tabs>
            <w:rPr>
              <w:rFonts w:asciiTheme="minorHAnsi" w:eastAsiaTheme="minorEastAsia" w:hAnsiTheme="minorHAnsi" w:cstheme="minorBidi"/>
              <w:b w:val="0"/>
              <w:noProof/>
              <w:color w:val="auto"/>
              <w:sz w:val="22"/>
              <w:szCs w:val="22"/>
              <w:lang w:val="vi-VN" w:eastAsia="vi-VN"/>
            </w:rPr>
          </w:pPr>
          <w:r>
            <w:rPr>
              <w:b w:val="0"/>
            </w:rPr>
            <w:fldChar w:fldCharType="begin"/>
          </w:r>
          <w:r>
            <w:rPr>
              <w:b w:val="0"/>
            </w:rPr>
            <w:instrText xml:space="preserve"> TOC \o "1-3" \h \z \u </w:instrText>
          </w:r>
          <w:r>
            <w:rPr>
              <w:b w:val="0"/>
            </w:rPr>
            <w:fldChar w:fldCharType="separate"/>
          </w:r>
          <w:hyperlink w:anchor="_Toc21499666" w:history="1">
            <w:r w:rsidR="00DE17A5" w:rsidRPr="00A12D33">
              <w:rPr>
                <w:rStyle w:val="Hyperlink"/>
                <w:noProof/>
              </w:rPr>
              <w:t>CHƯƠNG 1. CÁC QUI ĐỊNH CHUNG</w:t>
            </w:r>
            <w:r w:rsidR="00DE17A5">
              <w:rPr>
                <w:noProof/>
                <w:webHidden/>
              </w:rPr>
              <w:tab/>
            </w:r>
            <w:r w:rsidR="00DE17A5">
              <w:rPr>
                <w:noProof/>
                <w:webHidden/>
              </w:rPr>
              <w:fldChar w:fldCharType="begin"/>
            </w:r>
            <w:r w:rsidR="00DE17A5">
              <w:rPr>
                <w:noProof/>
                <w:webHidden/>
              </w:rPr>
              <w:instrText xml:space="preserve"> PAGEREF _Toc21499666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7" w:history="1">
            <w:r w:rsidR="00DE17A5" w:rsidRPr="00A12D33">
              <w:rPr>
                <w:rStyle w:val="Hyperlink"/>
                <w:noProof/>
              </w:rPr>
              <w:t>1.1</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Giới thiệu chung</w:t>
            </w:r>
            <w:r w:rsidR="00DE17A5">
              <w:rPr>
                <w:noProof/>
                <w:webHidden/>
              </w:rPr>
              <w:tab/>
            </w:r>
            <w:r w:rsidR="00DE17A5">
              <w:rPr>
                <w:noProof/>
                <w:webHidden/>
              </w:rPr>
              <w:fldChar w:fldCharType="begin"/>
            </w:r>
            <w:r w:rsidR="00DE17A5">
              <w:rPr>
                <w:noProof/>
                <w:webHidden/>
              </w:rPr>
              <w:instrText xml:space="preserve"> PAGEREF _Toc21499667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8" w:history="1">
            <w:r w:rsidR="00DE17A5" w:rsidRPr="00A12D33">
              <w:rPr>
                <w:rStyle w:val="Hyperlink"/>
                <w:noProof/>
              </w:rPr>
              <w:t>1.2</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Sử dụng các định dạng văn bản theo qui định</w:t>
            </w:r>
            <w:r w:rsidR="00DE17A5">
              <w:rPr>
                <w:noProof/>
                <w:webHidden/>
              </w:rPr>
              <w:tab/>
            </w:r>
            <w:r w:rsidR="00DE17A5">
              <w:rPr>
                <w:noProof/>
                <w:webHidden/>
              </w:rPr>
              <w:fldChar w:fldCharType="begin"/>
            </w:r>
            <w:r w:rsidR="00DE17A5">
              <w:rPr>
                <w:noProof/>
                <w:webHidden/>
              </w:rPr>
              <w:instrText xml:space="preserve"> PAGEREF _Toc21499668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69" w:history="1">
            <w:r w:rsidR="00DE17A5" w:rsidRPr="00A12D33">
              <w:rPr>
                <w:rStyle w:val="Hyperlink"/>
                <w:noProof/>
                <w14:scene3d>
                  <w14:camera w14:prst="orthographicFront"/>
                  <w14:lightRig w14:rig="threePt" w14:dir="t">
                    <w14:rot w14:lat="0" w14:lon="0" w14:rev="0"/>
                  </w14:lightRig>
                </w14:scene3d>
              </w:rPr>
              <w:t>1.2.1</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Qui định về căn lề văn bản</w:t>
            </w:r>
            <w:r w:rsidR="00DE17A5">
              <w:rPr>
                <w:noProof/>
                <w:webHidden/>
              </w:rPr>
              <w:tab/>
            </w:r>
            <w:r w:rsidR="00DE17A5">
              <w:rPr>
                <w:noProof/>
                <w:webHidden/>
              </w:rPr>
              <w:fldChar w:fldCharType="begin"/>
            </w:r>
            <w:r w:rsidR="00DE17A5">
              <w:rPr>
                <w:noProof/>
                <w:webHidden/>
              </w:rPr>
              <w:instrText xml:space="preserve"> PAGEREF _Toc21499669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0" w:history="1">
            <w:r w:rsidR="00DE17A5" w:rsidRPr="00A12D33">
              <w:rPr>
                <w:rStyle w:val="Hyperlink"/>
                <w:noProof/>
                <w14:scene3d>
                  <w14:camera w14:prst="orthographicFront"/>
                  <w14:lightRig w14:rig="threePt" w14:dir="t">
                    <w14:rot w14:lat="0" w14:lon="0" w14:rev="0"/>
                  </w14:lightRig>
                </w14:scene3d>
              </w:rPr>
              <w:t>1.2.1</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lề cho văn bản in 2 mặt</w:t>
            </w:r>
            <w:r w:rsidR="00DE17A5">
              <w:rPr>
                <w:noProof/>
                <w:webHidden/>
              </w:rPr>
              <w:tab/>
            </w:r>
            <w:r w:rsidR="00DE17A5">
              <w:rPr>
                <w:noProof/>
                <w:webHidden/>
              </w:rPr>
              <w:fldChar w:fldCharType="begin"/>
            </w:r>
            <w:r w:rsidR="00DE17A5">
              <w:rPr>
                <w:noProof/>
                <w:webHidden/>
              </w:rPr>
              <w:instrText xml:space="preserve"> PAGEREF _Toc21499670 \h </w:instrText>
            </w:r>
            <w:r w:rsidR="00DE17A5">
              <w:rPr>
                <w:noProof/>
                <w:webHidden/>
              </w:rPr>
            </w:r>
            <w:r w:rsidR="00DE17A5">
              <w:rPr>
                <w:noProof/>
                <w:webHidden/>
              </w:rPr>
              <w:fldChar w:fldCharType="separate"/>
            </w:r>
            <w:r w:rsidR="00F00969">
              <w:rPr>
                <w:noProof/>
                <w:webHidden/>
              </w:rPr>
              <w:t>3</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1" w:history="1">
            <w:r w:rsidR="00DE17A5" w:rsidRPr="00A12D33">
              <w:rPr>
                <w:rStyle w:val="Hyperlink"/>
                <w:noProof/>
                <w14:scene3d>
                  <w14:camera w14:prst="orthographicFront"/>
                  <w14:lightRig w14:rig="threePt" w14:dir="t">
                    <w14:rot w14:lat="0" w14:lon="0" w14:rev="0"/>
                  </w14:lightRig>
                </w14:scene3d>
              </w:rPr>
              <w:t>1.2.2</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chương mới</w:t>
            </w:r>
            <w:r w:rsidR="00DE17A5">
              <w:rPr>
                <w:noProof/>
                <w:webHidden/>
              </w:rPr>
              <w:tab/>
            </w:r>
            <w:r w:rsidR="00DE17A5">
              <w:rPr>
                <w:noProof/>
                <w:webHidden/>
              </w:rPr>
              <w:fldChar w:fldCharType="begin"/>
            </w:r>
            <w:r w:rsidR="00DE17A5">
              <w:rPr>
                <w:noProof/>
                <w:webHidden/>
              </w:rPr>
              <w:instrText xml:space="preserve"> PAGEREF _Toc21499671 \h </w:instrText>
            </w:r>
            <w:r w:rsidR="00DE17A5">
              <w:rPr>
                <w:noProof/>
                <w:webHidden/>
              </w:rPr>
            </w:r>
            <w:r w:rsidR="00DE17A5">
              <w:rPr>
                <w:noProof/>
                <w:webHidden/>
              </w:rPr>
              <w:fldChar w:fldCharType="separate"/>
            </w:r>
            <w:r w:rsidR="00F00969">
              <w:rPr>
                <w:noProof/>
                <w:webHidden/>
              </w:rPr>
              <w:t>3</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2" w:history="1">
            <w:r w:rsidR="00DE17A5" w:rsidRPr="00A12D33">
              <w:rPr>
                <w:rStyle w:val="Hyperlink"/>
                <w:noProof/>
                <w14:scene3d>
                  <w14:camera w14:prst="orthographicFront"/>
                  <w14:lightRig w14:rig="threePt" w14:dir="t">
                    <w14:rot w14:lat="0" w14:lon="0" w14:rev="0"/>
                  </w14:lightRig>
                </w14:scene3d>
              </w:rPr>
              <w:t>1.2.3</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tiêu đề các cấp</w:t>
            </w:r>
            <w:r w:rsidR="00DE17A5">
              <w:rPr>
                <w:noProof/>
                <w:webHidden/>
              </w:rPr>
              <w:tab/>
            </w:r>
            <w:r w:rsidR="00DE17A5">
              <w:rPr>
                <w:noProof/>
                <w:webHidden/>
              </w:rPr>
              <w:fldChar w:fldCharType="begin"/>
            </w:r>
            <w:r w:rsidR="00DE17A5">
              <w:rPr>
                <w:noProof/>
                <w:webHidden/>
              </w:rPr>
              <w:instrText xml:space="preserve"> PAGEREF _Toc21499672 \h </w:instrText>
            </w:r>
            <w:r w:rsidR="00DE17A5">
              <w:rPr>
                <w:noProof/>
                <w:webHidden/>
              </w:rPr>
            </w:r>
            <w:r w:rsidR="00DE17A5">
              <w:rPr>
                <w:noProof/>
                <w:webHidden/>
              </w:rPr>
              <w:fldChar w:fldCharType="separate"/>
            </w:r>
            <w:r w:rsidR="00F00969">
              <w:rPr>
                <w:noProof/>
                <w:webHidden/>
              </w:rPr>
              <w:t>3</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3" w:history="1">
            <w:r w:rsidR="00DE17A5" w:rsidRPr="00A12D33">
              <w:rPr>
                <w:rStyle w:val="Hyperlink"/>
                <w:noProof/>
                <w14:scene3d>
                  <w14:camera w14:prst="orthographicFront"/>
                  <w14:lightRig w14:rig="threePt" w14:dir="t">
                    <w14:rot w14:lat="0" w14:lon="0" w14:rev="0"/>
                  </w14:lightRig>
                </w14:scene3d>
              </w:rPr>
              <w:t>1.2.4</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Định dạng phần nội dung các chương, mục</w:t>
            </w:r>
            <w:r w:rsidR="00DE17A5">
              <w:rPr>
                <w:noProof/>
                <w:webHidden/>
              </w:rPr>
              <w:tab/>
            </w:r>
            <w:r w:rsidR="00DE17A5">
              <w:rPr>
                <w:noProof/>
                <w:webHidden/>
              </w:rPr>
              <w:fldChar w:fldCharType="begin"/>
            </w:r>
            <w:r w:rsidR="00DE17A5">
              <w:rPr>
                <w:noProof/>
                <w:webHidden/>
              </w:rPr>
              <w:instrText xml:space="preserve"> PAGEREF _Toc21499673 \h </w:instrText>
            </w:r>
            <w:r w:rsidR="00DE17A5">
              <w:rPr>
                <w:noProof/>
                <w:webHidden/>
              </w:rPr>
            </w:r>
            <w:r w:rsidR="00DE17A5">
              <w:rPr>
                <w:noProof/>
                <w:webHidden/>
              </w:rPr>
              <w:fldChar w:fldCharType="separate"/>
            </w:r>
            <w:r w:rsidR="00F00969">
              <w:rPr>
                <w:noProof/>
                <w:webHidden/>
              </w:rPr>
              <w:t>4</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4" w:history="1">
            <w:r w:rsidR="00DE17A5" w:rsidRPr="00A12D33">
              <w:rPr>
                <w:rStyle w:val="Hyperlink"/>
                <w:noProof/>
                <w14:scene3d>
                  <w14:camera w14:prst="orthographicFront"/>
                  <w14:lightRig w14:rig="threePt" w14:dir="t">
                    <w14:rot w14:lat="0" w14:lon="0" w14:rev="0"/>
                  </w14:lightRig>
                </w14:scene3d>
              </w:rPr>
              <w:t>1.2.5</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Hình vẽ - Đồ thị</w:t>
            </w:r>
            <w:r w:rsidR="00DE17A5">
              <w:rPr>
                <w:noProof/>
                <w:webHidden/>
              </w:rPr>
              <w:tab/>
            </w:r>
            <w:r w:rsidR="00DE17A5">
              <w:rPr>
                <w:noProof/>
                <w:webHidden/>
              </w:rPr>
              <w:fldChar w:fldCharType="begin"/>
            </w:r>
            <w:r w:rsidR="00DE17A5">
              <w:rPr>
                <w:noProof/>
                <w:webHidden/>
              </w:rPr>
              <w:instrText xml:space="preserve"> PAGEREF _Toc21499674 \h </w:instrText>
            </w:r>
            <w:r w:rsidR="00DE17A5">
              <w:rPr>
                <w:noProof/>
                <w:webHidden/>
              </w:rPr>
            </w:r>
            <w:r w:rsidR="00DE17A5">
              <w:rPr>
                <w:noProof/>
                <w:webHidden/>
              </w:rPr>
              <w:fldChar w:fldCharType="separate"/>
            </w:r>
            <w:r w:rsidR="00F00969">
              <w:rPr>
                <w:noProof/>
                <w:webHidden/>
              </w:rPr>
              <w:t>4</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5" w:history="1">
            <w:r w:rsidR="00DE17A5" w:rsidRPr="00A12D33">
              <w:rPr>
                <w:rStyle w:val="Hyperlink"/>
                <w:noProof/>
                <w14:scene3d>
                  <w14:camera w14:prst="orthographicFront"/>
                  <w14:lightRig w14:rig="threePt" w14:dir="t">
                    <w14:rot w14:lat="0" w14:lon="0" w14:rev="0"/>
                  </w14:lightRig>
                </w14:scene3d>
              </w:rPr>
              <w:t>1.2.6</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Bảng biểu</w:t>
            </w:r>
            <w:r w:rsidR="00DE17A5">
              <w:rPr>
                <w:noProof/>
                <w:webHidden/>
              </w:rPr>
              <w:tab/>
            </w:r>
            <w:r w:rsidR="00DE17A5">
              <w:rPr>
                <w:noProof/>
                <w:webHidden/>
              </w:rPr>
              <w:fldChar w:fldCharType="begin"/>
            </w:r>
            <w:r w:rsidR="00DE17A5">
              <w:rPr>
                <w:noProof/>
                <w:webHidden/>
              </w:rPr>
              <w:instrText xml:space="preserve"> PAGEREF _Toc21499675 \h </w:instrText>
            </w:r>
            <w:r w:rsidR="00DE17A5">
              <w:rPr>
                <w:noProof/>
                <w:webHidden/>
              </w:rPr>
            </w:r>
            <w:r w:rsidR="00DE17A5">
              <w:rPr>
                <w:noProof/>
                <w:webHidden/>
              </w:rPr>
              <w:fldChar w:fldCharType="separate"/>
            </w:r>
            <w:r w:rsidR="00F00969">
              <w:rPr>
                <w:noProof/>
                <w:webHidden/>
              </w:rPr>
              <w:t>6</w:t>
            </w:r>
            <w:r w:rsidR="00DE17A5">
              <w:rPr>
                <w:noProof/>
                <w:webHidden/>
              </w:rPr>
              <w:fldChar w:fldCharType="end"/>
            </w:r>
          </w:hyperlink>
        </w:p>
        <w:p w:rsidR="00DE17A5" w:rsidRDefault="00D6455F">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6" w:history="1">
            <w:r w:rsidR="00DE17A5" w:rsidRPr="00A12D33">
              <w:rPr>
                <w:rStyle w:val="Hyperlink"/>
                <w:noProof/>
                <w14:scene3d>
                  <w14:camera w14:prst="orthographicFront"/>
                  <w14:lightRig w14:rig="threePt" w14:dir="t">
                    <w14:rot w14:lat="0" w14:lon="0" w14:rev="0"/>
                  </w14:lightRig>
                </w14:scene3d>
              </w:rPr>
              <w:t>1.2.7</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Phương trình</w:t>
            </w:r>
            <w:r w:rsidR="00DE17A5">
              <w:rPr>
                <w:noProof/>
                <w:webHidden/>
              </w:rPr>
              <w:tab/>
            </w:r>
            <w:r w:rsidR="00DE17A5">
              <w:rPr>
                <w:noProof/>
                <w:webHidden/>
              </w:rPr>
              <w:fldChar w:fldCharType="begin"/>
            </w:r>
            <w:r w:rsidR="00DE17A5">
              <w:rPr>
                <w:noProof/>
                <w:webHidden/>
              </w:rPr>
              <w:instrText xml:space="preserve"> PAGEREF _Toc21499676 \h </w:instrText>
            </w:r>
            <w:r w:rsidR="00DE17A5">
              <w:rPr>
                <w:noProof/>
                <w:webHidden/>
              </w:rPr>
            </w:r>
            <w:r w:rsidR="00DE17A5">
              <w:rPr>
                <w:noProof/>
                <w:webHidden/>
              </w:rPr>
              <w:fldChar w:fldCharType="separate"/>
            </w:r>
            <w:r w:rsidR="00F00969">
              <w:rPr>
                <w:noProof/>
                <w:webHidden/>
              </w:rPr>
              <w:t>8</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7" w:history="1">
            <w:r w:rsidR="00DE17A5" w:rsidRPr="00A12D33">
              <w:rPr>
                <w:rStyle w:val="Hyperlink"/>
                <w:noProof/>
              </w:rPr>
              <w:t>1.3</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tham chiếu chéo giữa các đoạn văn bản</w:t>
            </w:r>
            <w:r w:rsidR="00DE17A5">
              <w:rPr>
                <w:noProof/>
                <w:webHidden/>
              </w:rPr>
              <w:tab/>
            </w:r>
            <w:r w:rsidR="00DE17A5">
              <w:rPr>
                <w:noProof/>
                <w:webHidden/>
              </w:rPr>
              <w:fldChar w:fldCharType="begin"/>
            </w:r>
            <w:r w:rsidR="00DE17A5">
              <w:rPr>
                <w:noProof/>
                <w:webHidden/>
              </w:rPr>
              <w:instrText xml:space="preserve"> PAGEREF _Toc21499677 \h </w:instrText>
            </w:r>
            <w:r w:rsidR="00DE17A5">
              <w:rPr>
                <w:noProof/>
                <w:webHidden/>
              </w:rPr>
            </w:r>
            <w:r w:rsidR="00DE17A5">
              <w:rPr>
                <w:noProof/>
                <w:webHidden/>
              </w:rPr>
              <w:fldChar w:fldCharType="separate"/>
            </w:r>
            <w:r w:rsidR="00F00969">
              <w:rPr>
                <w:noProof/>
                <w:webHidden/>
              </w:rPr>
              <w:t>11</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8" w:history="1">
            <w:r w:rsidR="00DE17A5" w:rsidRPr="00A12D33">
              <w:rPr>
                <w:rStyle w:val="Hyperlink"/>
                <w:noProof/>
              </w:rPr>
              <w:t>1.4</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danh mục tài liệu tham khảo</w:t>
            </w:r>
            <w:r w:rsidR="00DE17A5">
              <w:rPr>
                <w:noProof/>
                <w:webHidden/>
              </w:rPr>
              <w:tab/>
            </w:r>
            <w:r w:rsidR="00DE17A5">
              <w:rPr>
                <w:noProof/>
                <w:webHidden/>
              </w:rPr>
              <w:fldChar w:fldCharType="begin"/>
            </w:r>
            <w:r w:rsidR="00DE17A5">
              <w:rPr>
                <w:noProof/>
                <w:webHidden/>
              </w:rPr>
              <w:instrText xml:space="preserve"> PAGEREF _Toc21499678 \h </w:instrText>
            </w:r>
            <w:r w:rsidR="00DE17A5">
              <w:rPr>
                <w:noProof/>
                <w:webHidden/>
              </w:rPr>
            </w:r>
            <w:r w:rsidR="00DE17A5">
              <w:rPr>
                <w:noProof/>
                <w:webHidden/>
              </w:rPr>
              <w:fldChar w:fldCharType="separate"/>
            </w:r>
            <w:r w:rsidR="00F00969">
              <w:rPr>
                <w:noProof/>
                <w:webHidden/>
              </w:rPr>
              <w:t>11</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9" w:history="1">
            <w:r w:rsidR="00DE17A5" w:rsidRPr="00A12D33">
              <w:rPr>
                <w:rStyle w:val="Hyperlink"/>
                <w:noProof/>
              </w:rPr>
              <w:t>1.5</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Cập nhật lại các chú thích và tham chiếu</w:t>
            </w:r>
            <w:r w:rsidR="00DE17A5">
              <w:rPr>
                <w:noProof/>
                <w:webHidden/>
              </w:rPr>
              <w:tab/>
            </w:r>
            <w:r w:rsidR="00DE17A5">
              <w:rPr>
                <w:noProof/>
                <w:webHidden/>
              </w:rPr>
              <w:fldChar w:fldCharType="begin"/>
            </w:r>
            <w:r w:rsidR="00DE17A5">
              <w:rPr>
                <w:noProof/>
                <w:webHidden/>
              </w:rPr>
              <w:instrText xml:space="preserve"> PAGEREF _Toc21499679 \h </w:instrText>
            </w:r>
            <w:r w:rsidR="00DE17A5">
              <w:rPr>
                <w:noProof/>
                <w:webHidden/>
              </w:rPr>
            </w:r>
            <w:r w:rsidR="00DE17A5">
              <w:rPr>
                <w:noProof/>
                <w:webHidden/>
              </w:rPr>
              <w:fldChar w:fldCharType="separate"/>
            </w:r>
            <w:r w:rsidR="00F00969">
              <w:rPr>
                <w:noProof/>
                <w:webHidden/>
              </w:rPr>
              <w:t>15</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0" w:history="1">
            <w:r w:rsidR="00DE17A5" w:rsidRPr="00A12D33">
              <w:rPr>
                <w:rStyle w:val="Hyperlink"/>
                <w:noProof/>
              </w:rPr>
              <w:t>1.6</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danh mục hình vẽ</w:t>
            </w:r>
            <w:r w:rsidR="00DE17A5">
              <w:rPr>
                <w:noProof/>
                <w:webHidden/>
              </w:rPr>
              <w:tab/>
            </w:r>
            <w:r w:rsidR="00DE17A5">
              <w:rPr>
                <w:noProof/>
                <w:webHidden/>
              </w:rPr>
              <w:fldChar w:fldCharType="begin"/>
            </w:r>
            <w:r w:rsidR="00DE17A5">
              <w:rPr>
                <w:noProof/>
                <w:webHidden/>
              </w:rPr>
              <w:instrText xml:space="preserve"> PAGEREF _Toc21499680 \h </w:instrText>
            </w:r>
            <w:r w:rsidR="00DE17A5">
              <w:rPr>
                <w:noProof/>
                <w:webHidden/>
              </w:rPr>
            </w:r>
            <w:r w:rsidR="00DE17A5">
              <w:rPr>
                <w:noProof/>
                <w:webHidden/>
              </w:rPr>
              <w:fldChar w:fldCharType="separate"/>
            </w:r>
            <w:r w:rsidR="00F00969">
              <w:rPr>
                <w:noProof/>
                <w:webHidden/>
              </w:rPr>
              <w:t>15</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1" w:history="1">
            <w:r w:rsidR="00DE17A5" w:rsidRPr="00A12D33">
              <w:rPr>
                <w:rStyle w:val="Hyperlink"/>
                <w:noProof/>
              </w:rPr>
              <w:t>1.7</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danh mục bảng biểu</w:t>
            </w:r>
            <w:r w:rsidR="00DE17A5">
              <w:rPr>
                <w:noProof/>
                <w:webHidden/>
              </w:rPr>
              <w:tab/>
            </w:r>
            <w:r w:rsidR="00DE17A5">
              <w:rPr>
                <w:noProof/>
                <w:webHidden/>
              </w:rPr>
              <w:fldChar w:fldCharType="begin"/>
            </w:r>
            <w:r w:rsidR="00DE17A5">
              <w:rPr>
                <w:noProof/>
                <w:webHidden/>
              </w:rPr>
              <w:instrText xml:space="preserve"> PAGEREF _Toc21499681 \h </w:instrText>
            </w:r>
            <w:r w:rsidR="00DE17A5">
              <w:rPr>
                <w:noProof/>
                <w:webHidden/>
              </w:rPr>
            </w:r>
            <w:r w:rsidR="00DE17A5">
              <w:rPr>
                <w:noProof/>
                <w:webHidden/>
              </w:rPr>
              <w:fldChar w:fldCharType="separate"/>
            </w:r>
            <w:r w:rsidR="00F00969">
              <w:rPr>
                <w:noProof/>
                <w:webHidden/>
              </w:rPr>
              <w:t>16</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2" w:history="1">
            <w:r w:rsidR="00DE17A5" w:rsidRPr="00A12D33">
              <w:rPr>
                <w:rStyle w:val="Hyperlink"/>
                <w:noProof/>
              </w:rPr>
              <w:t>1.8</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Tạo trang mục lục</w:t>
            </w:r>
            <w:r w:rsidR="00DE17A5">
              <w:rPr>
                <w:noProof/>
                <w:webHidden/>
              </w:rPr>
              <w:tab/>
            </w:r>
            <w:r w:rsidR="00DE17A5">
              <w:rPr>
                <w:noProof/>
                <w:webHidden/>
              </w:rPr>
              <w:fldChar w:fldCharType="begin"/>
            </w:r>
            <w:r w:rsidR="00DE17A5">
              <w:rPr>
                <w:noProof/>
                <w:webHidden/>
              </w:rPr>
              <w:instrText xml:space="preserve"> PAGEREF _Toc21499682 \h </w:instrText>
            </w:r>
            <w:r w:rsidR="00DE17A5">
              <w:rPr>
                <w:noProof/>
                <w:webHidden/>
              </w:rPr>
            </w:r>
            <w:r w:rsidR="00DE17A5">
              <w:rPr>
                <w:noProof/>
                <w:webHidden/>
              </w:rPr>
              <w:fldChar w:fldCharType="separate"/>
            </w:r>
            <w:r w:rsidR="00F00969">
              <w:rPr>
                <w:noProof/>
                <w:webHidden/>
              </w:rPr>
              <w:t>16</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3" w:history="1">
            <w:r w:rsidR="00DE17A5" w:rsidRPr="00A12D33">
              <w:rPr>
                <w:rStyle w:val="Hyperlink"/>
                <w:noProof/>
              </w:rPr>
              <w:t>1.9</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Qui cách đóng quyển</w:t>
            </w:r>
            <w:r w:rsidR="00DE17A5">
              <w:rPr>
                <w:noProof/>
                <w:webHidden/>
              </w:rPr>
              <w:tab/>
            </w:r>
            <w:r w:rsidR="00DE17A5">
              <w:rPr>
                <w:noProof/>
                <w:webHidden/>
              </w:rPr>
              <w:fldChar w:fldCharType="begin"/>
            </w:r>
            <w:r w:rsidR="00DE17A5">
              <w:rPr>
                <w:noProof/>
                <w:webHidden/>
              </w:rPr>
              <w:instrText xml:space="preserve"> PAGEREF _Toc21499683 \h </w:instrText>
            </w:r>
            <w:r w:rsidR="00DE17A5">
              <w:rPr>
                <w:noProof/>
                <w:webHidden/>
              </w:rPr>
            </w:r>
            <w:r w:rsidR="00DE17A5">
              <w:rPr>
                <w:noProof/>
                <w:webHidden/>
              </w:rPr>
              <w:fldChar w:fldCharType="separate"/>
            </w:r>
            <w:r w:rsidR="00F00969">
              <w:rPr>
                <w:noProof/>
                <w:webHidden/>
              </w:rPr>
              <w:t>17</w:t>
            </w:r>
            <w:r w:rsidR="00DE17A5">
              <w:rPr>
                <w:noProof/>
                <w:webHidden/>
              </w:rPr>
              <w:fldChar w:fldCharType="end"/>
            </w:r>
          </w:hyperlink>
        </w:p>
        <w:p w:rsidR="00DE17A5" w:rsidRDefault="00D6455F">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84" w:history="1">
            <w:r w:rsidR="00DE17A5" w:rsidRPr="00A12D33">
              <w:rPr>
                <w:rStyle w:val="Hyperlink"/>
                <w:noProof/>
              </w:rPr>
              <w:t>CHƯƠNG 2. SỬ DỤNG CÁC BIỂU ĐỒ</w:t>
            </w:r>
            <w:r w:rsidR="00DE17A5">
              <w:rPr>
                <w:noProof/>
                <w:webHidden/>
              </w:rPr>
              <w:tab/>
            </w:r>
            <w:r w:rsidR="00DE17A5">
              <w:rPr>
                <w:noProof/>
                <w:webHidden/>
              </w:rPr>
              <w:fldChar w:fldCharType="begin"/>
            </w:r>
            <w:r w:rsidR="00DE17A5">
              <w:rPr>
                <w:noProof/>
                <w:webHidden/>
              </w:rPr>
              <w:instrText xml:space="preserve"> PAGEREF _Toc21499684 \h </w:instrText>
            </w:r>
            <w:r w:rsidR="00DE17A5">
              <w:rPr>
                <w:noProof/>
                <w:webHidden/>
              </w:rPr>
            </w:r>
            <w:r w:rsidR="00DE17A5">
              <w:rPr>
                <w:noProof/>
                <w:webHidden/>
              </w:rPr>
              <w:fldChar w:fldCharType="separate"/>
            </w:r>
            <w:r w:rsidR="00F00969">
              <w:rPr>
                <w:noProof/>
                <w:webHidden/>
              </w:rPr>
              <w:t>19</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5" w:history="1">
            <w:r w:rsidR="00DE17A5" w:rsidRPr="00A12D33">
              <w:rPr>
                <w:rStyle w:val="Hyperlink"/>
                <w:noProof/>
              </w:rPr>
              <w:t>2.1</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Giới thiệu về biểu diễn bằng đồ thị</w:t>
            </w:r>
            <w:r w:rsidR="00DE17A5">
              <w:rPr>
                <w:noProof/>
                <w:webHidden/>
              </w:rPr>
              <w:tab/>
            </w:r>
            <w:r w:rsidR="00DE17A5">
              <w:rPr>
                <w:noProof/>
                <w:webHidden/>
              </w:rPr>
              <w:fldChar w:fldCharType="begin"/>
            </w:r>
            <w:r w:rsidR="00DE17A5">
              <w:rPr>
                <w:noProof/>
                <w:webHidden/>
              </w:rPr>
              <w:instrText xml:space="preserve"> PAGEREF _Toc21499685 \h </w:instrText>
            </w:r>
            <w:r w:rsidR="00DE17A5">
              <w:rPr>
                <w:noProof/>
                <w:webHidden/>
              </w:rPr>
            </w:r>
            <w:r w:rsidR="00DE17A5">
              <w:rPr>
                <w:noProof/>
                <w:webHidden/>
              </w:rPr>
              <w:fldChar w:fldCharType="separate"/>
            </w:r>
            <w:r w:rsidR="00F00969">
              <w:rPr>
                <w:noProof/>
                <w:webHidden/>
              </w:rPr>
              <w:t>19</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6" w:history="1">
            <w:r w:rsidR="00DE17A5" w:rsidRPr="00A12D33">
              <w:rPr>
                <w:rStyle w:val="Hyperlink"/>
                <w:noProof/>
              </w:rPr>
              <w:t>2.2</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Đồ thị kiểu bánh</w:t>
            </w:r>
            <w:r w:rsidR="00DE17A5">
              <w:rPr>
                <w:noProof/>
                <w:webHidden/>
              </w:rPr>
              <w:tab/>
            </w:r>
            <w:r w:rsidR="00DE17A5">
              <w:rPr>
                <w:noProof/>
                <w:webHidden/>
              </w:rPr>
              <w:fldChar w:fldCharType="begin"/>
            </w:r>
            <w:r w:rsidR="00DE17A5">
              <w:rPr>
                <w:noProof/>
                <w:webHidden/>
              </w:rPr>
              <w:instrText xml:space="preserve"> PAGEREF _Toc21499686 \h </w:instrText>
            </w:r>
            <w:r w:rsidR="00DE17A5">
              <w:rPr>
                <w:noProof/>
                <w:webHidden/>
              </w:rPr>
            </w:r>
            <w:r w:rsidR="00DE17A5">
              <w:rPr>
                <w:noProof/>
                <w:webHidden/>
              </w:rPr>
              <w:fldChar w:fldCharType="separate"/>
            </w:r>
            <w:r w:rsidR="00F00969">
              <w:rPr>
                <w:noProof/>
                <w:webHidden/>
              </w:rPr>
              <w:t>19</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7" w:history="1">
            <w:r w:rsidR="00DE17A5" w:rsidRPr="00A12D33">
              <w:rPr>
                <w:rStyle w:val="Hyperlink"/>
                <w:noProof/>
              </w:rPr>
              <w:t>2.3</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Đồ thị kiểu thanh ngang</w:t>
            </w:r>
            <w:r w:rsidR="00DE17A5">
              <w:rPr>
                <w:noProof/>
                <w:webHidden/>
              </w:rPr>
              <w:tab/>
            </w:r>
            <w:r w:rsidR="00DE17A5">
              <w:rPr>
                <w:noProof/>
                <w:webHidden/>
              </w:rPr>
              <w:fldChar w:fldCharType="begin"/>
            </w:r>
            <w:r w:rsidR="00DE17A5">
              <w:rPr>
                <w:noProof/>
                <w:webHidden/>
              </w:rPr>
              <w:instrText xml:space="preserve"> PAGEREF _Toc21499687 \h </w:instrText>
            </w:r>
            <w:r w:rsidR="00DE17A5">
              <w:rPr>
                <w:noProof/>
                <w:webHidden/>
              </w:rPr>
            </w:r>
            <w:r w:rsidR="00DE17A5">
              <w:rPr>
                <w:noProof/>
                <w:webHidden/>
              </w:rPr>
              <w:fldChar w:fldCharType="separate"/>
            </w:r>
            <w:r w:rsidR="00F00969">
              <w:rPr>
                <w:noProof/>
                <w:webHidden/>
              </w:rPr>
              <w:t>20</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8" w:history="1">
            <w:r w:rsidR="00DE17A5" w:rsidRPr="00A12D33">
              <w:rPr>
                <w:rStyle w:val="Hyperlink"/>
                <w:noProof/>
              </w:rPr>
              <w:t>2.4</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Đồ thị kiểu cột đứng</w:t>
            </w:r>
            <w:r w:rsidR="00DE17A5">
              <w:rPr>
                <w:noProof/>
                <w:webHidden/>
              </w:rPr>
              <w:tab/>
            </w:r>
            <w:r w:rsidR="00DE17A5">
              <w:rPr>
                <w:noProof/>
                <w:webHidden/>
              </w:rPr>
              <w:fldChar w:fldCharType="begin"/>
            </w:r>
            <w:r w:rsidR="00DE17A5">
              <w:rPr>
                <w:noProof/>
                <w:webHidden/>
              </w:rPr>
              <w:instrText xml:space="preserve"> PAGEREF _Toc21499688 \h </w:instrText>
            </w:r>
            <w:r w:rsidR="00DE17A5">
              <w:rPr>
                <w:noProof/>
                <w:webHidden/>
              </w:rPr>
            </w:r>
            <w:r w:rsidR="00DE17A5">
              <w:rPr>
                <w:noProof/>
                <w:webHidden/>
              </w:rPr>
              <w:fldChar w:fldCharType="separate"/>
            </w:r>
            <w:r w:rsidR="00F00969">
              <w:rPr>
                <w:noProof/>
                <w:webHidden/>
              </w:rPr>
              <w:t>20</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9" w:history="1">
            <w:r w:rsidR="00DE17A5" w:rsidRPr="00A12D33">
              <w:rPr>
                <w:rStyle w:val="Hyperlink"/>
                <w:noProof/>
              </w:rPr>
              <w:t>2.5</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Đồ thị kiểu đường</w:t>
            </w:r>
            <w:r w:rsidR="00DE17A5">
              <w:rPr>
                <w:noProof/>
                <w:webHidden/>
              </w:rPr>
              <w:tab/>
            </w:r>
            <w:r w:rsidR="00DE17A5">
              <w:rPr>
                <w:noProof/>
                <w:webHidden/>
              </w:rPr>
              <w:fldChar w:fldCharType="begin"/>
            </w:r>
            <w:r w:rsidR="00DE17A5">
              <w:rPr>
                <w:noProof/>
                <w:webHidden/>
              </w:rPr>
              <w:instrText xml:space="preserve"> PAGEREF _Toc21499689 \h </w:instrText>
            </w:r>
            <w:r w:rsidR="00DE17A5">
              <w:rPr>
                <w:noProof/>
                <w:webHidden/>
              </w:rPr>
            </w:r>
            <w:r w:rsidR="00DE17A5">
              <w:rPr>
                <w:noProof/>
                <w:webHidden/>
              </w:rPr>
              <w:fldChar w:fldCharType="separate"/>
            </w:r>
            <w:r w:rsidR="00F00969">
              <w:rPr>
                <w:noProof/>
                <w:webHidden/>
              </w:rPr>
              <w:t>21</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0" w:history="1">
            <w:r w:rsidR="00DE17A5" w:rsidRPr="00A12D33">
              <w:rPr>
                <w:rStyle w:val="Hyperlink"/>
                <w:noProof/>
              </w:rPr>
              <w:t>2.6</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Đồ thị kiểu diện tích</w:t>
            </w:r>
            <w:r w:rsidR="00DE17A5">
              <w:rPr>
                <w:noProof/>
                <w:webHidden/>
              </w:rPr>
              <w:tab/>
            </w:r>
            <w:r w:rsidR="00DE17A5">
              <w:rPr>
                <w:noProof/>
                <w:webHidden/>
              </w:rPr>
              <w:fldChar w:fldCharType="begin"/>
            </w:r>
            <w:r w:rsidR="00DE17A5">
              <w:rPr>
                <w:noProof/>
                <w:webHidden/>
              </w:rPr>
              <w:instrText xml:space="preserve"> PAGEREF _Toc21499690 \h </w:instrText>
            </w:r>
            <w:r w:rsidR="00DE17A5">
              <w:rPr>
                <w:noProof/>
                <w:webHidden/>
              </w:rPr>
            </w:r>
            <w:r w:rsidR="00DE17A5">
              <w:rPr>
                <w:noProof/>
                <w:webHidden/>
              </w:rPr>
              <w:fldChar w:fldCharType="separate"/>
            </w:r>
            <w:r w:rsidR="00F00969">
              <w:rPr>
                <w:noProof/>
                <w:webHidden/>
              </w:rPr>
              <w:t>21</w:t>
            </w:r>
            <w:r w:rsidR="00DE17A5">
              <w:rPr>
                <w:noProof/>
                <w:webHidden/>
              </w:rPr>
              <w:fldChar w:fldCharType="end"/>
            </w:r>
          </w:hyperlink>
        </w:p>
        <w:p w:rsidR="00DE17A5" w:rsidRDefault="00D6455F">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1" w:history="1">
            <w:r w:rsidR="00DE17A5" w:rsidRPr="00A12D33">
              <w:rPr>
                <w:rStyle w:val="Hyperlink"/>
                <w:noProof/>
              </w:rPr>
              <w:t>CHƯƠNG 3. KẾT LUẬN</w:t>
            </w:r>
            <w:r w:rsidR="00DE17A5">
              <w:rPr>
                <w:noProof/>
                <w:webHidden/>
              </w:rPr>
              <w:tab/>
            </w:r>
            <w:r w:rsidR="00DE17A5">
              <w:rPr>
                <w:noProof/>
                <w:webHidden/>
              </w:rPr>
              <w:fldChar w:fldCharType="begin"/>
            </w:r>
            <w:r w:rsidR="00DE17A5">
              <w:rPr>
                <w:noProof/>
                <w:webHidden/>
              </w:rPr>
              <w:instrText xml:space="preserve"> PAGEREF _Toc21499691 \h </w:instrText>
            </w:r>
            <w:r w:rsidR="00DE17A5">
              <w:rPr>
                <w:noProof/>
                <w:webHidden/>
              </w:rPr>
            </w:r>
            <w:r w:rsidR="00DE17A5">
              <w:rPr>
                <w:noProof/>
                <w:webHidden/>
              </w:rPr>
              <w:fldChar w:fldCharType="separate"/>
            </w:r>
            <w:r w:rsidR="00F00969">
              <w:rPr>
                <w:noProof/>
                <w:webHidden/>
              </w:rPr>
              <w:t>23</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2" w:history="1">
            <w:r w:rsidR="00DE17A5" w:rsidRPr="00A12D33">
              <w:rPr>
                <w:rStyle w:val="Hyperlink"/>
                <w:noProof/>
              </w:rPr>
              <w:t>3.1</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Kết luận</w:t>
            </w:r>
            <w:r w:rsidR="00DE17A5">
              <w:rPr>
                <w:noProof/>
                <w:webHidden/>
              </w:rPr>
              <w:tab/>
            </w:r>
            <w:r w:rsidR="00DE17A5">
              <w:rPr>
                <w:noProof/>
                <w:webHidden/>
              </w:rPr>
              <w:fldChar w:fldCharType="begin"/>
            </w:r>
            <w:r w:rsidR="00DE17A5">
              <w:rPr>
                <w:noProof/>
                <w:webHidden/>
              </w:rPr>
              <w:instrText xml:space="preserve"> PAGEREF _Toc21499692 \h </w:instrText>
            </w:r>
            <w:r w:rsidR="00DE17A5">
              <w:rPr>
                <w:noProof/>
                <w:webHidden/>
              </w:rPr>
            </w:r>
            <w:r w:rsidR="00DE17A5">
              <w:rPr>
                <w:noProof/>
                <w:webHidden/>
              </w:rPr>
              <w:fldChar w:fldCharType="separate"/>
            </w:r>
            <w:r w:rsidR="00F00969">
              <w:rPr>
                <w:noProof/>
                <w:webHidden/>
              </w:rPr>
              <w:t>23</w:t>
            </w:r>
            <w:r w:rsidR="00DE17A5">
              <w:rPr>
                <w:noProof/>
                <w:webHidden/>
              </w:rPr>
              <w:fldChar w:fldCharType="end"/>
            </w:r>
          </w:hyperlink>
        </w:p>
        <w:p w:rsidR="00DE17A5" w:rsidRDefault="00D6455F">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3" w:history="1">
            <w:r w:rsidR="00DE17A5" w:rsidRPr="00A12D33">
              <w:rPr>
                <w:rStyle w:val="Hyperlink"/>
                <w:noProof/>
              </w:rPr>
              <w:t>3.2</w:t>
            </w:r>
            <w:r w:rsidR="00DE17A5">
              <w:rPr>
                <w:rFonts w:asciiTheme="minorHAnsi" w:eastAsiaTheme="minorEastAsia" w:hAnsiTheme="minorHAnsi" w:cstheme="minorBidi"/>
                <w:noProof/>
                <w:color w:val="auto"/>
                <w:sz w:val="22"/>
                <w:szCs w:val="22"/>
                <w:lang w:val="vi-VN" w:eastAsia="vi-VN"/>
              </w:rPr>
              <w:tab/>
            </w:r>
            <w:r w:rsidR="00DE17A5" w:rsidRPr="00A12D33">
              <w:rPr>
                <w:rStyle w:val="Hyperlink"/>
                <w:noProof/>
              </w:rPr>
              <w:t>Hướng phát triển của đồ án trong tương lai</w:t>
            </w:r>
            <w:r w:rsidR="00DE17A5">
              <w:rPr>
                <w:noProof/>
                <w:webHidden/>
              </w:rPr>
              <w:tab/>
            </w:r>
            <w:r w:rsidR="00DE17A5">
              <w:rPr>
                <w:noProof/>
                <w:webHidden/>
              </w:rPr>
              <w:fldChar w:fldCharType="begin"/>
            </w:r>
            <w:r w:rsidR="00DE17A5">
              <w:rPr>
                <w:noProof/>
                <w:webHidden/>
              </w:rPr>
              <w:instrText xml:space="preserve"> PAGEREF _Toc21499693 \h </w:instrText>
            </w:r>
            <w:r w:rsidR="00DE17A5">
              <w:rPr>
                <w:noProof/>
                <w:webHidden/>
              </w:rPr>
            </w:r>
            <w:r w:rsidR="00DE17A5">
              <w:rPr>
                <w:noProof/>
                <w:webHidden/>
              </w:rPr>
              <w:fldChar w:fldCharType="separate"/>
            </w:r>
            <w:r w:rsidR="00F00969">
              <w:rPr>
                <w:noProof/>
                <w:webHidden/>
              </w:rPr>
              <w:t>23</w:t>
            </w:r>
            <w:r w:rsidR="00DE17A5">
              <w:rPr>
                <w:noProof/>
                <w:webHidden/>
              </w:rPr>
              <w:fldChar w:fldCharType="end"/>
            </w:r>
          </w:hyperlink>
        </w:p>
        <w:p w:rsidR="00DE17A5" w:rsidRDefault="00D6455F">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4" w:history="1">
            <w:r w:rsidR="00DE17A5" w:rsidRPr="00A12D33">
              <w:rPr>
                <w:rStyle w:val="Hyperlink"/>
                <w:noProof/>
              </w:rPr>
              <w:t>TÀI LIỆU THAM KHẢO</w:t>
            </w:r>
            <w:r w:rsidR="00DE17A5">
              <w:rPr>
                <w:noProof/>
                <w:webHidden/>
              </w:rPr>
              <w:tab/>
            </w:r>
            <w:r w:rsidR="00DE17A5">
              <w:rPr>
                <w:noProof/>
                <w:webHidden/>
              </w:rPr>
              <w:fldChar w:fldCharType="begin"/>
            </w:r>
            <w:r w:rsidR="00DE17A5">
              <w:rPr>
                <w:noProof/>
                <w:webHidden/>
              </w:rPr>
              <w:instrText xml:space="preserve"> PAGEREF _Toc21499694 \h </w:instrText>
            </w:r>
            <w:r w:rsidR="00DE17A5">
              <w:rPr>
                <w:noProof/>
                <w:webHidden/>
              </w:rPr>
            </w:r>
            <w:r w:rsidR="00DE17A5">
              <w:rPr>
                <w:noProof/>
                <w:webHidden/>
              </w:rPr>
              <w:fldChar w:fldCharType="separate"/>
            </w:r>
            <w:r w:rsidR="00F00969">
              <w:rPr>
                <w:noProof/>
                <w:webHidden/>
              </w:rPr>
              <w:t>24</w:t>
            </w:r>
            <w:r w:rsidR="00DE17A5">
              <w:rPr>
                <w:noProof/>
                <w:webHidden/>
              </w:rPr>
              <w:fldChar w:fldCharType="end"/>
            </w:r>
          </w:hyperlink>
        </w:p>
        <w:p w:rsidR="00DE17A5" w:rsidRDefault="00D6455F">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5" w:history="1">
            <w:r w:rsidR="00DE17A5" w:rsidRPr="00A12D33">
              <w:rPr>
                <w:rStyle w:val="Hyperlink"/>
                <w:noProof/>
              </w:rPr>
              <w:t>PHỤ LỤC</w:t>
            </w:r>
            <w:r w:rsidR="00DE17A5">
              <w:rPr>
                <w:noProof/>
                <w:webHidden/>
              </w:rPr>
              <w:tab/>
            </w:r>
            <w:r w:rsidR="00DE17A5">
              <w:rPr>
                <w:noProof/>
                <w:webHidden/>
              </w:rPr>
              <w:fldChar w:fldCharType="begin"/>
            </w:r>
            <w:r w:rsidR="00DE17A5">
              <w:rPr>
                <w:noProof/>
                <w:webHidden/>
              </w:rPr>
              <w:instrText xml:space="preserve"> PAGEREF _Toc21499695 \h </w:instrText>
            </w:r>
            <w:r w:rsidR="00DE17A5">
              <w:rPr>
                <w:noProof/>
                <w:webHidden/>
              </w:rPr>
            </w:r>
            <w:r w:rsidR="00DE17A5">
              <w:rPr>
                <w:noProof/>
                <w:webHidden/>
              </w:rPr>
              <w:fldChar w:fldCharType="separate"/>
            </w:r>
            <w:r w:rsidR="00F00969">
              <w:rPr>
                <w:noProof/>
                <w:webHidden/>
              </w:rPr>
              <w:t>25</w:t>
            </w:r>
            <w:r w:rsidR="00DE17A5">
              <w:rPr>
                <w:noProof/>
                <w:webHidden/>
              </w:rPr>
              <w:fldChar w:fldCharType="end"/>
            </w:r>
          </w:hyperlink>
        </w:p>
        <w:p w:rsidR="00120C98" w:rsidRDefault="003F7EDF">
          <w:r>
            <w:rPr>
              <w:b/>
            </w:rPr>
            <w:fldChar w:fldCharType="end"/>
          </w:r>
        </w:p>
      </w:sdtContent>
    </w:sdt>
    <w:p w:rsidR="00B82CBE" w:rsidRPr="00D36778" w:rsidRDefault="00FB171E" w:rsidP="00D36778">
      <w:pPr>
        <w:spacing w:after="160" w:line="259" w:lineRule="auto"/>
        <w:jc w:val="center"/>
        <w:rPr>
          <w:b/>
        </w:rPr>
      </w:pPr>
      <w:r>
        <w:br w:type="page"/>
      </w:r>
      <w:r w:rsidR="00D36778" w:rsidRPr="00D36778">
        <w:rPr>
          <w:b/>
        </w:rPr>
        <w:lastRenderedPageBreak/>
        <w:t>DANH MỤC HÌNH VẼ</w:t>
      </w:r>
    </w:p>
    <w:p w:rsidR="006667A7" w:rsidRDefault="00D36778">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"Hình" </w:instrText>
      </w:r>
      <w:r>
        <w:fldChar w:fldCharType="separate"/>
      </w:r>
      <w:hyperlink w:anchor="_Toc20580104" w:history="1">
        <w:r w:rsidR="006667A7" w:rsidRPr="007D760B">
          <w:rPr>
            <w:rStyle w:val="Hyperlink"/>
            <w:noProof/>
          </w:rPr>
          <w:t>Hình 2.1 Đồ thị kiểu bánh</w:t>
        </w:r>
        <w:r w:rsidR="006667A7">
          <w:rPr>
            <w:noProof/>
            <w:webHidden/>
          </w:rPr>
          <w:tab/>
        </w:r>
        <w:r w:rsidR="006667A7">
          <w:rPr>
            <w:noProof/>
            <w:webHidden/>
          </w:rPr>
          <w:fldChar w:fldCharType="begin"/>
        </w:r>
        <w:r w:rsidR="006667A7">
          <w:rPr>
            <w:noProof/>
            <w:webHidden/>
          </w:rPr>
          <w:instrText xml:space="preserve"> PAGEREF _Toc20580104 \h </w:instrText>
        </w:r>
        <w:r w:rsidR="006667A7">
          <w:rPr>
            <w:noProof/>
            <w:webHidden/>
          </w:rPr>
        </w:r>
        <w:r w:rsidR="006667A7">
          <w:rPr>
            <w:noProof/>
            <w:webHidden/>
          </w:rPr>
          <w:fldChar w:fldCharType="separate"/>
        </w:r>
        <w:r w:rsidR="00F00969">
          <w:rPr>
            <w:noProof/>
            <w:webHidden/>
          </w:rPr>
          <w:t>20</w:t>
        </w:r>
        <w:r w:rsidR="006667A7">
          <w:rPr>
            <w:noProof/>
            <w:webHidden/>
          </w:rPr>
          <w:fldChar w:fldCharType="end"/>
        </w:r>
      </w:hyperlink>
    </w:p>
    <w:p w:rsidR="006667A7" w:rsidRDefault="00D6455F">
      <w:pPr>
        <w:pStyle w:val="TableofFigures"/>
        <w:tabs>
          <w:tab w:val="right" w:leader="dot" w:pos="8494"/>
        </w:tabs>
        <w:rPr>
          <w:rFonts w:asciiTheme="minorHAnsi" w:eastAsiaTheme="minorEastAsia" w:hAnsiTheme="minorHAnsi" w:cstheme="minorBidi"/>
          <w:noProof/>
          <w:color w:val="auto"/>
          <w:sz w:val="22"/>
          <w:szCs w:val="22"/>
        </w:rPr>
      </w:pPr>
      <w:hyperlink w:anchor="_Toc20580105" w:history="1">
        <w:r w:rsidR="006667A7" w:rsidRPr="007D760B">
          <w:rPr>
            <w:rStyle w:val="Hyperlink"/>
            <w:noProof/>
          </w:rPr>
          <w:t>Hình 2.2 Đồ thị kiểu thanh ngang</w:t>
        </w:r>
        <w:r w:rsidR="006667A7">
          <w:rPr>
            <w:noProof/>
            <w:webHidden/>
          </w:rPr>
          <w:tab/>
        </w:r>
        <w:r w:rsidR="006667A7">
          <w:rPr>
            <w:noProof/>
            <w:webHidden/>
          </w:rPr>
          <w:fldChar w:fldCharType="begin"/>
        </w:r>
        <w:r w:rsidR="006667A7">
          <w:rPr>
            <w:noProof/>
            <w:webHidden/>
          </w:rPr>
          <w:instrText xml:space="preserve"> PAGEREF _Toc20580105 \h </w:instrText>
        </w:r>
        <w:r w:rsidR="006667A7">
          <w:rPr>
            <w:noProof/>
            <w:webHidden/>
          </w:rPr>
        </w:r>
        <w:r w:rsidR="006667A7">
          <w:rPr>
            <w:noProof/>
            <w:webHidden/>
          </w:rPr>
          <w:fldChar w:fldCharType="separate"/>
        </w:r>
        <w:r w:rsidR="00F00969">
          <w:rPr>
            <w:noProof/>
            <w:webHidden/>
          </w:rPr>
          <w:t>20</w:t>
        </w:r>
        <w:r w:rsidR="006667A7">
          <w:rPr>
            <w:noProof/>
            <w:webHidden/>
          </w:rPr>
          <w:fldChar w:fldCharType="end"/>
        </w:r>
      </w:hyperlink>
    </w:p>
    <w:p w:rsidR="006667A7" w:rsidRDefault="00D6455F">
      <w:pPr>
        <w:pStyle w:val="TableofFigures"/>
        <w:tabs>
          <w:tab w:val="right" w:leader="dot" w:pos="8494"/>
        </w:tabs>
        <w:rPr>
          <w:rFonts w:asciiTheme="minorHAnsi" w:eastAsiaTheme="minorEastAsia" w:hAnsiTheme="minorHAnsi" w:cstheme="minorBidi"/>
          <w:noProof/>
          <w:color w:val="auto"/>
          <w:sz w:val="22"/>
          <w:szCs w:val="22"/>
        </w:rPr>
      </w:pPr>
      <w:hyperlink w:anchor="_Toc20580106" w:history="1">
        <w:r w:rsidR="006667A7" w:rsidRPr="007D760B">
          <w:rPr>
            <w:rStyle w:val="Hyperlink"/>
            <w:noProof/>
          </w:rPr>
          <w:t>Hình 2.3 Đồ thị kiểu cột đứng</w:t>
        </w:r>
        <w:r w:rsidR="006667A7">
          <w:rPr>
            <w:noProof/>
            <w:webHidden/>
          </w:rPr>
          <w:tab/>
        </w:r>
        <w:r w:rsidR="006667A7">
          <w:rPr>
            <w:noProof/>
            <w:webHidden/>
          </w:rPr>
          <w:fldChar w:fldCharType="begin"/>
        </w:r>
        <w:r w:rsidR="006667A7">
          <w:rPr>
            <w:noProof/>
            <w:webHidden/>
          </w:rPr>
          <w:instrText xml:space="preserve"> PAGEREF _Toc20580106 \h </w:instrText>
        </w:r>
        <w:r w:rsidR="006667A7">
          <w:rPr>
            <w:noProof/>
            <w:webHidden/>
          </w:rPr>
        </w:r>
        <w:r w:rsidR="006667A7">
          <w:rPr>
            <w:noProof/>
            <w:webHidden/>
          </w:rPr>
          <w:fldChar w:fldCharType="separate"/>
        </w:r>
        <w:r w:rsidR="00F00969">
          <w:rPr>
            <w:noProof/>
            <w:webHidden/>
          </w:rPr>
          <w:t>21</w:t>
        </w:r>
        <w:r w:rsidR="006667A7">
          <w:rPr>
            <w:noProof/>
            <w:webHidden/>
          </w:rPr>
          <w:fldChar w:fldCharType="end"/>
        </w:r>
      </w:hyperlink>
    </w:p>
    <w:p w:rsidR="006667A7" w:rsidRDefault="00D6455F">
      <w:pPr>
        <w:pStyle w:val="TableofFigures"/>
        <w:tabs>
          <w:tab w:val="right" w:leader="dot" w:pos="8494"/>
        </w:tabs>
        <w:rPr>
          <w:rFonts w:asciiTheme="minorHAnsi" w:eastAsiaTheme="minorEastAsia" w:hAnsiTheme="minorHAnsi" w:cstheme="minorBidi"/>
          <w:noProof/>
          <w:color w:val="auto"/>
          <w:sz w:val="22"/>
          <w:szCs w:val="22"/>
        </w:rPr>
      </w:pPr>
      <w:hyperlink w:anchor="_Toc20580107" w:history="1">
        <w:r w:rsidR="006667A7" w:rsidRPr="007D760B">
          <w:rPr>
            <w:rStyle w:val="Hyperlink"/>
            <w:noProof/>
          </w:rPr>
          <w:t>Hình 2.4 Đồ thị kiểu đường</w:t>
        </w:r>
        <w:r w:rsidR="006667A7">
          <w:rPr>
            <w:noProof/>
            <w:webHidden/>
          </w:rPr>
          <w:tab/>
        </w:r>
        <w:r w:rsidR="006667A7">
          <w:rPr>
            <w:noProof/>
            <w:webHidden/>
          </w:rPr>
          <w:fldChar w:fldCharType="begin"/>
        </w:r>
        <w:r w:rsidR="006667A7">
          <w:rPr>
            <w:noProof/>
            <w:webHidden/>
          </w:rPr>
          <w:instrText xml:space="preserve"> PAGEREF _Toc20580107 \h </w:instrText>
        </w:r>
        <w:r w:rsidR="006667A7">
          <w:rPr>
            <w:noProof/>
            <w:webHidden/>
          </w:rPr>
        </w:r>
        <w:r w:rsidR="006667A7">
          <w:rPr>
            <w:noProof/>
            <w:webHidden/>
          </w:rPr>
          <w:fldChar w:fldCharType="separate"/>
        </w:r>
        <w:r w:rsidR="00F00969">
          <w:rPr>
            <w:noProof/>
            <w:webHidden/>
          </w:rPr>
          <w:t>21</w:t>
        </w:r>
        <w:r w:rsidR="006667A7">
          <w:rPr>
            <w:noProof/>
            <w:webHidden/>
          </w:rPr>
          <w:fldChar w:fldCharType="end"/>
        </w:r>
      </w:hyperlink>
    </w:p>
    <w:p w:rsidR="006667A7" w:rsidRDefault="00D6455F">
      <w:pPr>
        <w:pStyle w:val="TableofFigures"/>
        <w:tabs>
          <w:tab w:val="right" w:leader="dot" w:pos="8494"/>
        </w:tabs>
        <w:rPr>
          <w:rFonts w:asciiTheme="minorHAnsi" w:eastAsiaTheme="minorEastAsia" w:hAnsiTheme="minorHAnsi" w:cstheme="minorBidi"/>
          <w:noProof/>
          <w:color w:val="auto"/>
          <w:sz w:val="22"/>
          <w:szCs w:val="22"/>
        </w:rPr>
      </w:pPr>
      <w:hyperlink w:anchor="_Toc20580108" w:history="1">
        <w:r w:rsidR="006667A7" w:rsidRPr="007D760B">
          <w:rPr>
            <w:rStyle w:val="Hyperlink"/>
            <w:noProof/>
          </w:rPr>
          <w:t>Hình 2.5 Đồ thị kiểu diện tích</w:t>
        </w:r>
        <w:r w:rsidR="006667A7">
          <w:rPr>
            <w:noProof/>
            <w:webHidden/>
          </w:rPr>
          <w:tab/>
        </w:r>
        <w:r w:rsidR="006667A7">
          <w:rPr>
            <w:noProof/>
            <w:webHidden/>
          </w:rPr>
          <w:fldChar w:fldCharType="begin"/>
        </w:r>
        <w:r w:rsidR="006667A7">
          <w:rPr>
            <w:noProof/>
            <w:webHidden/>
          </w:rPr>
          <w:instrText xml:space="preserve"> PAGEREF _Toc20580108 \h </w:instrText>
        </w:r>
        <w:r w:rsidR="006667A7">
          <w:rPr>
            <w:noProof/>
            <w:webHidden/>
          </w:rPr>
        </w:r>
        <w:r w:rsidR="006667A7">
          <w:rPr>
            <w:noProof/>
            <w:webHidden/>
          </w:rPr>
          <w:fldChar w:fldCharType="separate"/>
        </w:r>
        <w:r w:rsidR="00F00969">
          <w:rPr>
            <w:noProof/>
            <w:webHidden/>
          </w:rPr>
          <w:t>22</w:t>
        </w:r>
        <w:r w:rsidR="006667A7">
          <w:rPr>
            <w:noProof/>
            <w:webHidden/>
          </w:rPr>
          <w:fldChar w:fldCharType="end"/>
        </w:r>
      </w:hyperlink>
    </w:p>
    <w:p w:rsidR="00DD469A" w:rsidRDefault="00D36778">
      <w:pPr>
        <w:spacing w:after="160" w:line="259" w:lineRule="auto"/>
        <w:jc w:val="left"/>
      </w:pPr>
      <w:r>
        <w:fldChar w:fldCharType="end"/>
      </w:r>
    </w:p>
    <w:p w:rsidR="00DD469A" w:rsidRDefault="00DD469A">
      <w:pPr>
        <w:spacing w:after="160" w:line="259" w:lineRule="auto"/>
        <w:jc w:val="left"/>
      </w:pPr>
      <w:r>
        <w:br w:type="page"/>
      </w:r>
    </w:p>
    <w:p w:rsidR="00D36778" w:rsidRDefault="00DD469A" w:rsidP="004509E9">
      <w:pPr>
        <w:spacing w:after="160" w:line="259" w:lineRule="auto"/>
        <w:jc w:val="center"/>
        <w:rPr>
          <w:b/>
        </w:rPr>
      </w:pPr>
      <w:r w:rsidRPr="00D36778">
        <w:rPr>
          <w:b/>
        </w:rPr>
        <w:lastRenderedPageBreak/>
        <w:t>DANH MỤC HÌNH VẼ</w:t>
      </w:r>
    </w:p>
    <w:p w:rsidR="006667A7" w:rsidRDefault="004509E9">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"Bảng" </w:instrText>
      </w:r>
      <w:r>
        <w:fldChar w:fldCharType="separate"/>
      </w:r>
      <w:hyperlink w:anchor="_Toc20580109" w:history="1">
        <w:r w:rsidR="006667A7" w:rsidRPr="00C42FD7">
          <w:rPr>
            <w:rStyle w:val="Hyperlink"/>
            <w:noProof/>
          </w:rPr>
          <w:t>Bảng 1.1 Thống kê các thiết bị và giá thành</w:t>
        </w:r>
        <w:r w:rsidR="006667A7">
          <w:rPr>
            <w:noProof/>
            <w:webHidden/>
          </w:rPr>
          <w:tab/>
        </w:r>
        <w:r w:rsidR="006667A7">
          <w:rPr>
            <w:noProof/>
            <w:webHidden/>
          </w:rPr>
          <w:fldChar w:fldCharType="begin"/>
        </w:r>
        <w:r w:rsidR="006667A7">
          <w:rPr>
            <w:noProof/>
            <w:webHidden/>
          </w:rPr>
          <w:instrText xml:space="preserve"> PAGEREF _Toc20580109 \h </w:instrText>
        </w:r>
        <w:r w:rsidR="006667A7">
          <w:rPr>
            <w:noProof/>
            <w:webHidden/>
          </w:rPr>
        </w:r>
        <w:r w:rsidR="006667A7">
          <w:rPr>
            <w:noProof/>
            <w:webHidden/>
          </w:rPr>
          <w:fldChar w:fldCharType="separate"/>
        </w:r>
        <w:r w:rsidR="00F00969">
          <w:rPr>
            <w:noProof/>
            <w:webHidden/>
          </w:rPr>
          <w:t>8</w:t>
        </w:r>
        <w:r w:rsidR="006667A7">
          <w:rPr>
            <w:noProof/>
            <w:webHidden/>
          </w:rPr>
          <w:fldChar w:fldCharType="end"/>
        </w:r>
      </w:hyperlink>
    </w:p>
    <w:p w:rsidR="00DD469A" w:rsidRDefault="004509E9">
      <w:pPr>
        <w:spacing w:after="160" w:line="259" w:lineRule="auto"/>
        <w:jc w:val="left"/>
      </w:pPr>
      <w:r>
        <w:fldChar w:fldCharType="end"/>
      </w:r>
    </w:p>
    <w:p w:rsidR="00D36778" w:rsidRDefault="00D36778">
      <w:pPr>
        <w:spacing w:after="160" w:line="259" w:lineRule="auto"/>
        <w:jc w:val="left"/>
      </w:pPr>
    </w:p>
    <w:p w:rsidR="00FB171E" w:rsidRDefault="00FB171E">
      <w:pPr>
        <w:spacing w:after="160" w:line="259" w:lineRule="auto"/>
        <w:jc w:val="left"/>
      </w:pPr>
    </w:p>
    <w:p w:rsidR="00653189" w:rsidRDefault="00DD469A">
      <w:pPr>
        <w:spacing w:after="160" w:line="259" w:lineRule="auto"/>
        <w:jc w:val="left"/>
        <w:sectPr w:rsidR="00653189" w:rsidSect="00F00969">
          <w:footerReference w:type="default" r:id="rId8"/>
          <w:footerReference w:type="first" r:id="rId9"/>
          <w:pgSz w:w="11907" w:h="16840" w:code="9"/>
          <w:pgMar w:top="1134" w:right="1418" w:bottom="1134" w:left="1985" w:header="720" w:footer="386" w:gutter="0"/>
          <w:pgNumType w:fmt="lowerRoman"/>
          <w:cols w:space="720"/>
          <w:titlePg/>
          <w:docGrid w:linePitch="360"/>
        </w:sectPr>
      </w:pPr>
      <w:r>
        <w:br w:type="page"/>
      </w:r>
    </w:p>
    <w:p w:rsidR="00FB171E" w:rsidRDefault="00A94748" w:rsidP="00FC5FE8">
      <w:pPr>
        <w:pStyle w:val="Heading1"/>
      </w:pPr>
      <w:bookmarkStart w:id="0" w:name="_Toc21499666"/>
      <w:r>
        <w:lastRenderedPageBreak/>
        <w:t>CÁC QUI ĐỊNH CHUNG</w:t>
      </w:r>
      <w:bookmarkEnd w:id="0"/>
    </w:p>
    <w:p w:rsidR="00FC5FE8" w:rsidRPr="00DD4CCD" w:rsidRDefault="002E1B04" w:rsidP="00DD4CCD">
      <w:pPr>
        <w:pStyle w:val="Heading2"/>
      </w:pPr>
      <w:bookmarkStart w:id="1" w:name="_Toc21499667"/>
      <w:r>
        <w:t>Giới thiệu chung</w:t>
      </w:r>
      <w:bookmarkEnd w:id="1"/>
    </w:p>
    <w:p w:rsidR="002E1B04" w:rsidRDefault="002E1B04" w:rsidP="003D689F">
      <w:pPr>
        <w:ind w:firstLine="567"/>
      </w:pPr>
      <w:r>
        <w:t>Đồ án/khóa luận tốt nghiệp (sau đây gọi tắt là ĐATN) được qui định về qui cách trình bày, sinh viên cần đảm bảo đúng qui cách này trước khi in và nộp quyển. Cấu trúc chung của đồ án khi đóng quyển gồm các phần thứ tự như sau:</w:t>
      </w:r>
    </w:p>
    <w:p w:rsidR="002E1B04" w:rsidRDefault="002E1B04" w:rsidP="00457EE6">
      <w:pPr>
        <w:pStyle w:val="ListParagraph"/>
        <w:numPr>
          <w:ilvl w:val="0"/>
          <w:numId w:val="20"/>
        </w:numPr>
      </w:pPr>
      <w:r>
        <w:t xml:space="preserve">Bìa </w:t>
      </w:r>
      <w:r w:rsidR="00457EE6">
        <w:t xml:space="preserve">trước của </w:t>
      </w:r>
      <w:r>
        <w:t>ĐATN</w:t>
      </w:r>
      <w:r w:rsidR="00457EE6">
        <w:t xml:space="preserve">: </w:t>
      </w:r>
      <w:r w:rsidR="00AB4EB5">
        <w:t>mục chuyên ngành có thể ghi hoặc không ghi</w:t>
      </w:r>
      <w:r w:rsidR="00FD32CA">
        <w:t>; với khóa luận tốt nghiệp sẽ thay chữ "Đồ án tốt nghiệp" thành "Khóa luận tốt nghiệp"</w:t>
      </w:r>
    </w:p>
    <w:p w:rsidR="002E1B04" w:rsidRDefault="002E1B04" w:rsidP="002E1B04">
      <w:pPr>
        <w:pStyle w:val="ListParagraph"/>
        <w:numPr>
          <w:ilvl w:val="0"/>
          <w:numId w:val="20"/>
        </w:numPr>
      </w:pPr>
      <w:r>
        <w:t xml:space="preserve">Đề tài tốt nghiệp </w:t>
      </w:r>
      <w:r w:rsidR="00FC5A07">
        <w:t xml:space="preserve">(phải </w:t>
      </w:r>
      <w:r>
        <w:t xml:space="preserve">có chữ ký </w:t>
      </w:r>
      <w:r w:rsidR="00DF17D1">
        <w:t>của giáo viên hướng dẫn</w:t>
      </w:r>
      <w:r w:rsidR="00FC5A07">
        <w:t>)</w:t>
      </w:r>
    </w:p>
    <w:p w:rsidR="002E1B04" w:rsidRDefault="00FC5A07" w:rsidP="002E1B04">
      <w:pPr>
        <w:pStyle w:val="ListParagraph"/>
        <w:numPr>
          <w:ilvl w:val="0"/>
          <w:numId w:val="20"/>
        </w:numPr>
      </w:pPr>
      <w:r>
        <w:t>P</w:t>
      </w:r>
      <w:r w:rsidR="002E1B04">
        <w:t>hần “Lời cảm ơn” và “Tóm tắt đồ án”</w:t>
      </w:r>
      <w:r>
        <w:t xml:space="preserve"> (trình bày trong 1 trang</w:t>
      </w:r>
      <w:r w:rsidR="00DF17D1">
        <w:t xml:space="preserve"> và sinh viên cần ký tên</w:t>
      </w:r>
      <w:r w:rsidR="00F3535C">
        <w:t>, ghi rõ họ tên</w:t>
      </w:r>
      <w:r w:rsidR="00DF17D1">
        <w:t xml:space="preserve"> tại </w:t>
      </w:r>
      <w:r w:rsidR="005A2513">
        <w:t>trang này</w:t>
      </w:r>
      <w:r>
        <w:t>)</w:t>
      </w:r>
    </w:p>
    <w:p w:rsidR="002E1B04" w:rsidRDefault="002E1B04" w:rsidP="002E1B04">
      <w:pPr>
        <w:pStyle w:val="ListParagraph"/>
        <w:numPr>
          <w:ilvl w:val="0"/>
          <w:numId w:val="20"/>
        </w:numPr>
      </w:pPr>
      <w:r>
        <w:t>Mục lục</w:t>
      </w:r>
    </w:p>
    <w:p w:rsidR="002E1B04" w:rsidRDefault="002E1B04" w:rsidP="002E1B04">
      <w:pPr>
        <w:pStyle w:val="ListParagraph"/>
        <w:numPr>
          <w:ilvl w:val="0"/>
          <w:numId w:val="20"/>
        </w:numPr>
      </w:pPr>
      <w:r>
        <w:t>Danh mục hình vẽ</w:t>
      </w:r>
    </w:p>
    <w:p w:rsidR="002E1B04" w:rsidRDefault="002E1B04" w:rsidP="002E1B04">
      <w:pPr>
        <w:pStyle w:val="ListParagraph"/>
        <w:numPr>
          <w:ilvl w:val="0"/>
          <w:numId w:val="20"/>
        </w:numPr>
      </w:pPr>
      <w:r>
        <w:t>Danh mục bảng biểu</w:t>
      </w:r>
    </w:p>
    <w:p w:rsidR="002E1B04" w:rsidRDefault="002E1B04" w:rsidP="002E1B04">
      <w:pPr>
        <w:pStyle w:val="ListParagraph"/>
        <w:numPr>
          <w:ilvl w:val="0"/>
          <w:numId w:val="20"/>
        </w:numPr>
      </w:pPr>
      <w:r>
        <w:t>Các chương thuộc nội dung đồ án</w:t>
      </w:r>
    </w:p>
    <w:p w:rsidR="002E1B04" w:rsidRDefault="002E1B04" w:rsidP="002E1B04">
      <w:pPr>
        <w:pStyle w:val="ListParagraph"/>
        <w:numPr>
          <w:ilvl w:val="0"/>
          <w:numId w:val="20"/>
        </w:numPr>
      </w:pPr>
      <w:r>
        <w:t>Phụ lục (nếu có)</w:t>
      </w:r>
    </w:p>
    <w:p w:rsidR="002E1B04" w:rsidRDefault="002E1B04" w:rsidP="002E1B04">
      <w:pPr>
        <w:pStyle w:val="ListParagraph"/>
        <w:numPr>
          <w:ilvl w:val="0"/>
          <w:numId w:val="20"/>
        </w:numPr>
      </w:pPr>
      <w:r>
        <w:t>Tài liệu tham khảo</w:t>
      </w:r>
    </w:p>
    <w:p w:rsidR="00A07655" w:rsidRDefault="00A07655" w:rsidP="002E1B04">
      <w:pPr>
        <w:pStyle w:val="ListParagraph"/>
        <w:numPr>
          <w:ilvl w:val="0"/>
          <w:numId w:val="20"/>
        </w:numPr>
      </w:pPr>
      <w:r>
        <w:t>Bìa cuối đồ án</w:t>
      </w:r>
      <w:r w:rsidR="00FC5A07">
        <w:t>.</w:t>
      </w:r>
    </w:p>
    <w:p w:rsidR="00AB4EB5" w:rsidRDefault="004C6F85" w:rsidP="009D5879">
      <w:r>
        <w:t xml:space="preserve">Đây là bản hướng dẫn đồng thời </w:t>
      </w:r>
      <w:r w:rsidR="00F478E7">
        <w:t xml:space="preserve">cũng là mẫu sử dụng khi viết đồ án. </w:t>
      </w:r>
      <w:r w:rsidR="00AB4EB5">
        <w:t>Người dùng có thể copy và dán nội dung cần thiết vào các mục trong mẫu này để giữ được định dạng (format) của văn bản.</w:t>
      </w:r>
    </w:p>
    <w:p w:rsidR="00FC5FE8" w:rsidRDefault="00153D63" w:rsidP="00DD4CCD">
      <w:pPr>
        <w:pStyle w:val="Heading2"/>
      </w:pPr>
      <w:bookmarkStart w:id="2" w:name="_Toc21499668"/>
      <w:r>
        <w:t>Sử dụng các định dạng văn bản theo qui định</w:t>
      </w:r>
      <w:bookmarkEnd w:id="2"/>
    </w:p>
    <w:p w:rsidR="00951668" w:rsidRDefault="00951668" w:rsidP="00951668">
      <w:pPr>
        <w:pStyle w:val="Heading3"/>
      </w:pPr>
      <w:bookmarkStart w:id="3" w:name="_Toc21499669"/>
      <w:bookmarkStart w:id="4" w:name="_Ref532716934"/>
      <w:r>
        <w:t>Qui định về căn lề văn bản</w:t>
      </w:r>
      <w:bookmarkEnd w:id="3"/>
    </w:p>
    <w:p w:rsidR="00951668" w:rsidRDefault="00951668" w:rsidP="00951668">
      <w:r>
        <w:t>Nội dung phần chữ chọn căn đều hai bên:</w:t>
      </w:r>
    </w:p>
    <w:p w:rsidR="00951668" w:rsidRDefault="00951668" w:rsidP="00951668">
      <w:pPr>
        <w:jc w:val="center"/>
      </w:pPr>
      <w:r>
        <w:rPr>
          <w:noProof/>
          <w:lang w:val="vi-VN" w:eastAsia="vi-VN"/>
        </w:rPr>
        <w:drawing>
          <wp:inline distT="0" distB="0" distL="0" distR="0" wp14:anchorId="213813D1" wp14:editId="7F5CEFC5">
            <wp:extent cx="5136076" cy="2682503"/>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6307" cy="2682624"/>
                    </a:xfrm>
                    <a:prstGeom prst="rect">
                      <a:avLst/>
                    </a:prstGeom>
                    <a:noFill/>
                    <a:ln>
                      <a:noFill/>
                    </a:ln>
                  </pic:spPr>
                </pic:pic>
              </a:graphicData>
            </a:graphic>
          </wp:inline>
        </w:drawing>
      </w:r>
    </w:p>
    <w:p w:rsidR="00951668" w:rsidRDefault="00951668" w:rsidP="00951668">
      <w:r>
        <w:t xml:space="preserve">Căn lề phía trên, dưới, trái, phải </w:t>
      </w:r>
      <w:r w:rsidR="00C033A9">
        <w:t xml:space="preserve">của văn bản </w:t>
      </w:r>
      <w:r>
        <w:t>như sau:</w:t>
      </w:r>
    </w:p>
    <w:p w:rsidR="00951668" w:rsidRDefault="00182F9A" w:rsidP="00182F9A">
      <w:pPr>
        <w:jc w:val="center"/>
      </w:pPr>
      <w:r>
        <w:rPr>
          <w:noProof/>
          <w:lang w:val="vi-VN" w:eastAsia="vi-VN"/>
        </w:rPr>
        <w:lastRenderedPageBreak/>
        <w:drawing>
          <wp:inline distT="0" distB="0" distL="0" distR="0">
            <wp:extent cx="2958860" cy="4125880"/>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8714" cy="4125676"/>
                    </a:xfrm>
                    <a:prstGeom prst="rect">
                      <a:avLst/>
                    </a:prstGeom>
                    <a:noFill/>
                    <a:ln>
                      <a:noFill/>
                    </a:ln>
                  </pic:spPr>
                </pic:pic>
              </a:graphicData>
            </a:graphic>
          </wp:inline>
        </w:drawing>
      </w:r>
    </w:p>
    <w:p w:rsidR="00182F9A" w:rsidRDefault="00182F9A" w:rsidP="00182F9A">
      <w:pPr>
        <w:jc w:val="center"/>
      </w:pPr>
      <w:r>
        <w:rPr>
          <w:noProof/>
          <w:lang w:val="vi-VN" w:eastAsia="vi-VN"/>
        </w:rPr>
        <w:drawing>
          <wp:inline distT="0" distB="0" distL="0" distR="0">
            <wp:extent cx="4658264" cy="433019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8502" cy="4330416"/>
                    </a:xfrm>
                    <a:prstGeom prst="rect">
                      <a:avLst/>
                    </a:prstGeom>
                    <a:noFill/>
                    <a:ln>
                      <a:noFill/>
                    </a:ln>
                  </pic:spPr>
                </pic:pic>
              </a:graphicData>
            </a:graphic>
          </wp:inline>
        </w:drawing>
      </w:r>
    </w:p>
    <w:p w:rsidR="00D464C9" w:rsidRDefault="00D464C9" w:rsidP="00D464C9">
      <w:r>
        <w:t xml:space="preserve">Cỡ giấy: chọn cỡ A4 trong </w:t>
      </w:r>
      <w:r w:rsidR="005161A1">
        <w:t>tab “</w:t>
      </w:r>
      <w:r>
        <w:t>Paper</w:t>
      </w:r>
      <w:r w:rsidR="005161A1">
        <w:t>”</w:t>
      </w:r>
      <w:r>
        <w:t>.</w:t>
      </w:r>
    </w:p>
    <w:p w:rsidR="007B7D10" w:rsidRDefault="007B7D10" w:rsidP="007B7D10">
      <w:pPr>
        <w:pStyle w:val="Heading3"/>
        <w:numPr>
          <w:ilvl w:val="2"/>
          <w:numId w:val="35"/>
        </w:numPr>
      </w:pPr>
      <w:bookmarkStart w:id="5" w:name="_Toc21499670"/>
      <w:r>
        <w:lastRenderedPageBreak/>
        <w:t>Tạo lề cho văn bản in 2 mặt</w:t>
      </w:r>
      <w:bookmarkEnd w:id="5"/>
    </w:p>
    <w:p w:rsidR="007B7D10" w:rsidRDefault="00FB3261" w:rsidP="007B7D10">
      <w:r>
        <w:t xml:space="preserve">Với văn bản </w:t>
      </w:r>
      <w:r w:rsidR="00BA193F">
        <w:t xml:space="preserve">yêu cầu </w:t>
      </w:r>
      <w:r>
        <w:t xml:space="preserve">in hai mặt </w:t>
      </w:r>
      <w:r w:rsidR="00BA193F">
        <w:t>cần điều chỉnh phần Page Layout như sau:</w:t>
      </w:r>
    </w:p>
    <w:p w:rsidR="00BA193F" w:rsidRDefault="00517515" w:rsidP="007B7D10">
      <w:r>
        <w:rPr>
          <w:noProof/>
          <w:lang w:val="vi-VN" w:eastAsia="vi-VN"/>
        </w:rPr>
        <w:drawing>
          <wp:inline distT="0" distB="0" distL="0" distR="0">
            <wp:extent cx="5390515" cy="3668395"/>
            <wp:effectExtent l="0" t="0" r="63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3668395"/>
                    </a:xfrm>
                    <a:prstGeom prst="rect">
                      <a:avLst/>
                    </a:prstGeom>
                    <a:noFill/>
                    <a:ln>
                      <a:noFill/>
                    </a:ln>
                  </pic:spPr>
                </pic:pic>
              </a:graphicData>
            </a:graphic>
          </wp:inline>
        </w:drawing>
      </w:r>
    </w:p>
    <w:p w:rsidR="007B7D10" w:rsidRDefault="00517515" w:rsidP="00517515">
      <w:r>
        <w:t xml:space="preserve">Chọn Pagelayout </w:t>
      </w:r>
      <w:r>
        <w:sym w:font="Wingdings" w:char="F0E0"/>
      </w:r>
      <w:r>
        <w:t xml:space="preserve"> Margins </w:t>
      </w:r>
      <w:r>
        <w:sym w:font="Wingdings" w:char="F0E0"/>
      </w:r>
      <w:r>
        <w:t xml:space="preserve"> Custom Magins </w:t>
      </w:r>
      <w:r>
        <w:sym w:font="Wingdings" w:char="F0E0"/>
      </w:r>
      <w:r>
        <w:t xml:space="preserve"> chọn mục Multiple pages </w:t>
      </w:r>
      <w:r>
        <w:sym w:font="Wingdings" w:char="F0E0"/>
      </w:r>
      <w:r>
        <w:t xml:space="preserve"> chọn Mirror margins</w:t>
      </w:r>
      <w:r w:rsidR="00095965">
        <w:t xml:space="preserve"> </w:t>
      </w:r>
      <w:r w:rsidR="00095965">
        <w:sym w:font="Wingdings" w:char="F0E0"/>
      </w:r>
      <w:r w:rsidR="00095965">
        <w:t xml:space="preserve"> chọn OK.</w:t>
      </w:r>
    </w:p>
    <w:p w:rsidR="00CF3E1E" w:rsidRDefault="00CF3E1E" w:rsidP="00517515">
      <w:r>
        <w:t>Do trang đầu tiên là mẫu bìa của đồ án, nên khi in chế độ hai mặt có thể cần chèn (insert)</w:t>
      </w:r>
      <w:bookmarkStart w:id="6" w:name="_GoBack"/>
      <w:bookmarkEnd w:id="6"/>
      <w:r>
        <w:t xml:space="preserve"> 1 trang trắng sau trang bìa để đảm bảo trang “Lời cảm ơn” sẽ là trang lẻ.</w:t>
      </w:r>
    </w:p>
    <w:p w:rsidR="00095965" w:rsidRDefault="00095965" w:rsidP="00517515">
      <w:r>
        <w:t>Hiện tại mẫu này đang mặc định ở chế độ in một mặt.</w:t>
      </w:r>
    </w:p>
    <w:p w:rsidR="0068460D" w:rsidRDefault="0068460D" w:rsidP="0068460D">
      <w:pPr>
        <w:pStyle w:val="Heading3"/>
      </w:pPr>
      <w:bookmarkStart w:id="7" w:name="_Toc21499671"/>
      <w:r>
        <w:t>Tạo chương mới</w:t>
      </w:r>
      <w:bookmarkEnd w:id="4"/>
      <w:bookmarkEnd w:id="7"/>
    </w:p>
    <w:p w:rsidR="00A84E47" w:rsidRDefault="0068460D" w:rsidP="00FC5FE8">
      <w:r>
        <w:t xml:space="preserve">Các chương đều </w:t>
      </w:r>
      <w:r w:rsidR="002D4F42">
        <w:t xml:space="preserve">phải </w:t>
      </w:r>
      <w:r>
        <w:t>bắt đầu từ một trang mới</w:t>
      </w:r>
      <w:r w:rsidR="002D4F42">
        <w:t xml:space="preserve"> bằng cách bấm tổ hợp phím “Ctrl+Enter” tại vị trí muốn chuyển sang chương mới.</w:t>
      </w:r>
    </w:p>
    <w:p w:rsidR="00A84E47" w:rsidRDefault="00A84E47" w:rsidP="00A84E47">
      <w:r>
        <w:t>Đánh máy tiêu đề chương và chọn “CHUONG” từ thanh công cụ:</w:t>
      </w:r>
    </w:p>
    <w:p w:rsidR="00A84E47" w:rsidRDefault="00A84E47" w:rsidP="00A84E47">
      <w:pPr>
        <w:jc w:val="center"/>
      </w:pPr>
      <w:r>
        <w:rPr>
          <w:noProof/>
          <w:lang w:val="vi-VN" w:eastAsia="vi-VN"/>
        </w:rPr>
        <w:drawing>
          <wp:inline distT="0" distB="0" distL="0" distR="0" wp14:anchorId="2B675746" wp14:editId="368BD1E7">
            <wp:extent cx="4007201" cy="20099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7492" cy="2010100"/>
                    </a:xfrm>
                    <a:prstGeom prst="rect">
                      <a:avLst/>
                    </a:prstGeom>
                    <a:noFill/>
                    <a:ln>
                      <a:noFill/>
                    </a:ln>
                  </pic:spPr>
                </pic:pic>
              </a:graphicData>
            </a:graphic>
          </wp:inline>
        </w:drawing>
      </w:r>
    </w:p>
    <w:p w:rsidR="00A84E47" w:rsidRDefault="00A84E47" w:rsidP="00A84E47">
      <w:r>
        <w:t>Khi đó tên chương sẽ được tự động đánh số và định dạng (tự động thêm CHƯƠNG 1, CHƯƠNG 2…). Tên chương dùng chữ viết hoa (UPPERCASE).</w:t>
      </w:r>
    </w:p>
    <w:p w:rsidR="00A84E47" w:rsidRDefault="00A84E47" w:rsidP="00371ADD">
      <w:pPr>
        <w:pStyle w:val="Heading3"/>
      </w:pPr>
      <w:bookmarkStart w:id="8" w:name="_Toc21499672"/>
      <w:r>
        <w:lastRenderedPageBreak/>
        <w:t>Tạo tiêu đề các cấp</w:t>
      </w:r>
      <w:bookmarkEnd w:id="8"/>
    </w:p>
    <w:p w:rsidR="00BD713E" w:rsidRDefault="00A84E47" w:rsidP="00A84E47">
      <w:r>
        <w:t>Sử dụng tối đa 3 cấp tiêu đề (ví dụ: 1 hoặc 1.1 hoặc 1.1.1), nếu vẫn muốn tạo thêm các mức khác thì dùng a, b, c… hoặc a), b), c)…hoặc các gạch đầu dòng.</w:t>
      </w:r>
    </w:p>
    <w:p w:rsidR="00A84E47" w:rsidRDefault="00BD713E" w:rsidP="00A84E47">
      <w:r>
        <w:t xml:space="preserve">Để tạo tiêu đề </w:t>
      </w:r>
      <w:r w:rsidR="002B0A67">
        <w:t xml:space="preserve">với </w:t>
      </w:r>
      <w:r>
        <w:t xml:space="preserve">cấp mong muốn: đánh tiêu đề cần tạo, chọn bằng cách bôi đen và chọn “Cap 1” hoặc “Cap 2” hoặc “Cap 3” </w:t>
      </w:r>
      <w:r w:rsidR="00B85B03">
        <w:t xml:space="preserve">tương ứng </w:t>
      </w:r>
      <w:r>
        <w:t>từ thanh công cụ. Khi đó tiêu đề sẽ được tự động đánh số và định dạng.</w:t>
      </w:r>
    </w:p>
    <w:p w:rsidR="00A84E47" w:rsidRDefault="002B0A67" w:rsidP="002B0A67">
      <w:pPr>
        <w:jc w:val="center"/>
      </w:pPr>
      <w:r>
        <w:rPr>
          <w:noProof/>
          <w:lang w:val="vi-VN" w:eastAsia="vi-VN"/>
        </w:rPr>
        <w:drawing>
          <wp:inline distT="0" distB="0" distL="0" distR="0" wp14:anchorId="2D004A9C" wp14:editId="7F3B0548">
            <wp:extent cx="4763580" cy="1656194"/>
            <wp:effectExtent l="19050" t="19050" r="18415"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3478" cy="1656159"/>
                    </a:xfrm>
                    <a:prstGeom prst="rect">
                      <a:avLst/>
                    </a:prstGeom>
                    <a:noFill/>
                    <a:ln>
                      <a:solidFill>
                        <a:schemeClr val="accent3">
                          <a:lumMod val="40000"/>
                          <a:lumOff val="60000"/>
                        </a:schemeClr>
                      </a:solidFill>
                    </a:ln>
                  </pic:spPr>
                </pic:pic>
              </a:graphicData>
            </a:graphic>
          </wp:inline>
        </w:drawing>
      </w:r>
    </w:p>
    <w:p w:rsidR="009705A5" w:rsidRDefault="008D1579" w:rsidP="009705A5">
      <w:pPr>
        <w:pStyle w:val="Heading3"/>
      </w:pPr>
      <w:bookmarkStart w:id="9" w:name="_Toc21499673"/>
      <w:r>
        <w:t xml:space="preserve">Định dạng </w:t>
      </w:r>
      <w:r w:rsidR="009638F0">
        <w:t xml:space="preserve">phần </w:t>
      </w:r>
      <w:r w:rsidR="009705A5">
        <w:t xml:space="preserve">nội dung các </w:t>
      </w:r>
      <w:r>
        <w:t>chương, mục</w:t>
      </w:r>
      <w:bookmarkEnd w:id="9"/>
    </w:p>
    <w:p w:rsidR="009705A5" w:rsidRDefault="009705A5" w:rsidP="009705A5">
      <w:r>
        <w:t xml:space="preserve">Người sử dụng đánh máy nội dung cần trình bày, sau đó chọn toàn bộ đoạn văn bản đó </w:t>
      </w:r>
      <w:r>
        <w:sym w:font="Wingdings" w:char="F0E0"/>
      </w:r>
      <w:r>
        <w:t xml:space="preserve"> bấm chọn Normal trên thanh công cụ. Khi đó phần văn bản vừa tạo sẽ được định dạng đúng theo format yêu cầu của </w:t>
      </w:r>
      <w:r w:rsidR="009638F0">
        <w:t xml:space="preserve">phần nội dung </w:t>
      </w:r>
      <w:r w:rsidR="00305F9D">
        <w:t>đồ án tốt nghiệp</w:t>
      </w:r>
      <w:r>
        <w:t>.</w:t>
      </w:r>
    </w:p>
    <w:p w:rsidR="009705A5" w:rsidRDefault="008D1579" w:rsidP="002A6C48">
      <w:pPr>
        <w:jc w:val="center"/>
      </w:pPr>
      <w:r>
        <w:rPr>
          <w:noProof/>
          <w:lang w:val="vi-VN" w:eastAsia="vi-VN"/>
        </w:rPr>
        <w:drawing>
          <wp:inline distT="0" distB="0" distL="0" distR="0" wp14:anchorId="1646875B" wp14:editId="2AC36CA0">
            <wp:extent cx="5279366" cy="1941348"/>
            <wp:effectExtent l="19050" t="19050" r="17145"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9703" cy="1941472"/>
                    </a:xfrm>
                    <a:prstGeom prst="rect">
                      <a:avLst/>
                    </a:prstGeom>
                    <a:noFill/>
                    <a:ln>
                      <a:solidFill>
                        <a:schemeClr val="accent3">
                          <a:lumMod val="40000"/>
                          <a:lumOff val="60000"/>
                        </a:schemeClr>
                      </a:solidFill>
                    </a:ln>
                  </pic:spPr>
                </pic:pic>
              </a:graphicData>
            </a:graphic>
          </wp:inline>
        </w:drawing>
      </w:r>
    </w:p>
    <w:p w:rsidR="009705A5" w:rsidRDefault="00305F9D" w:rsidP="00305F9D">
      <w:r>
        <w:t>Lưu ý: người sử dụng không thay đổi đặc tính của các kiểu style (Normal, Cap 1, Cap 2, Cap 3…) đã được tạo sẵn.</w:t>
      </w:r>
    </w:p>
    <w:p w:rsidR="00523FBA" w:rsidRDefault="00523FBA" w:rsidP="00523FBA">
      <w:pPr>
        <w:pStyle w:val="Heading3"/>
      </w:pPr>
      <w:bookmarkStart w:id="10" w:name="_Ref532562619"/>
      <w:bookmarkStart w:id="11" w:name="_Toc21499674"/>
      <w:r>
        <w:t>Hình vẽ</w:t>
      </w:r>
      <w:r w:rsidR="00B7268B">
        <w:t xml:space="preserve"> - Đ</w:t>
      </w:r>
      <w:r>
        <w:t>ồ thị</w:t>
      </w:r>
      <w:bookmarkEnd w:id="10"/>
      <w:bookmarkEnd w:id="11"/>
    </w:p>
    <w:p w:rsidR="00523FBA" w:rsidRDefault="00523FBA" w:rsidP="00FC5FE8">
      <w:r>
        <w:t xml:space="preserve">Hình vẽ hoặc đồ thị (gọi tắt là hình vẽ) </w:t>
      </w:r>
      <w:r w:rsidR="00FA2C69">
        <w:t xml:space="preserve">có hiệu quả cao khi </w:t>
      </w:r>
      <w:r>
        <w:t>sử dụng để minh họa cho các nội dung cần tóm lược, do vậy nên được sử dụng để tránh việc đưa các thông tin quá dài.</w:t>
      </w:r>
    </w:p>
    <w:p w:rsidR="00523FBA" w:rsidRDefault="00523FBA" w:rsidP="00FE1D9B">
      <w:r>
        <w:t xml:space="preserve">Hình vẽ có kích thước chiều rộng không quá 75% của chiều rộng nội dung </w:t>
      </w:r>
      <w:r w:rsidR="00E64876">
        <w:t xml:space="preserve">phần </w:t>
      </w:r>
      <w:r>
        <w:t>chữ, căn lề giữ</w:t>
      </w:r>
      <w:r w:rsidR="00766285">
        <w:t>a (trừ các trường hợp đặc biệt có thể rộng hơn</w:t>
      </w:r>
      <w:r w:rsidR="00F005F9">
        <w:t xml:space="preserve"> hoặc sử dụng trang ngang kiểu Landscapse </w:t>
      </w:r>
      <w:r w:rsidR="00766285">
        <w:t>).</w:t>
      </w:r>
    </w:p>
    <w:p w:rsidR="00766285" w:rsidRDefault="00FE1D9B" w:rsidP="00FE1D9B">
      <w:pPr>
        <w:jc w:val="center"/>
      </w:pPr>
      <w:r>
        <w:rPr>
          <w:noProof/>
          <w:lang w:val="vi-VN" w:eastAsia="vi-VN"/>
        </w:rPr>
        <w:lastRenderedPageBreak/>
        <w:drawing>
          <wp:inline distT="0" distB="0" distL="0" distR="0" wp14:anchorId="262B034E" wp14:editId="5B2A7E42">
            <wp:extent cx="5611495" cy="2902310"/>
            <wp:effectExtent l="0" t="0" r="8255" b="0"/>
            <wp:docPr id="12" name="Picture 12" descr="C:\Users\Administrator\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Picture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1495" cy="2902310"/>
                    </a:xfrm>
                    <a:prstGeom prst="rect">
                      <a:avLst/>
                    </a:prstGeom>
                    <a:noFill/>
                    <a:ln>
                      <a:noFill/>
                    </a:ln>
                  </pic:spPr>
                </pic:pic>
              </a:graphicData>
            </a:graphic>
          </wp:inline>
        </w:drawing>
      </w:r>
    </w:p>
    <w:p w:rsidR="00BB6070" w:rsidRDefault="00BB6070" w:rsidP="00F76360">
      <w:r>
        <w:t>Chú thích của hình vẽ đặt dưới hình, căn lề giữ</w:t>
      </w:r>
      <w:r w:rsidR="00825233">
        <w:t xml:space="preserve">a, thứ tự hình vẽ theo </w:t>
      </w:r>
      <w:r w:rsidR="004C5F66">
        <w:t xml:space="preserve">số </w:t>
      </w:r>
      <w:r w:rsidR="00825233">
        <w:t>thứ tự của chương tương ứng.</w:t>
      </w:r>
      <w:r>
        <w:t xml:space="preserve"> </w:t>
      </w:r>
      <w:r w:rsidR="00F76360">
        <w:t>Để tạo chú thích cho hình vẽ</w:t>
      </w:r>
      <w:r>
        <w:t xml:space="preserve"> thực hiện như sau:</w:t>
      </w:r>
    </w:p>
    <w:p w:rsidR="00BB6070" w:rsidRDefault="00BB6070" w:rsidP="00BB6070">
      <w:pPr>
        <w:pStyle w:val="ListParagraph"/>
        <w:numPr>
          <w:ilvl w:val="0"/>
          <w:numId w:val="24"/>
        </w:numPr>
      </w:pPr>
      <w:r>
        <w:t>B</w:t>
      </w:r>
      <w:r w:rsidR="00F76360">
        <w:t>ấm chọn hình vẽ và bấm phải chuột chọn Insert Caption</w:t>
      </w:r>
    </w:p>
    <w:p w:rsidR="009B6EC8" w:rsidRDefault="009B6EC8" w:rsidP="00B621E5">
      <w:pPr>
        <w:ind w:left="360"/>
        <w:jc w:val="center"/>
      </w:pPr>
      <w:r>
        <w:rPr>
          <w:noProof/>
          <w:lang w:val="vi-VN" w:eastAsia="vi-VN"/>
        </w:rPr>
        <w:drawing>
          <wp:inline distT="0" distB="0" distL="0" distR="0" wp14:anchorId="1967F6CF" wp14:editId="44741E8B">
            <wp:extent cx="3441940" cy="1883506"/>
            <wp:effectExtent l="19050" t="19050" r="25400"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3992" cy="1884629"/>
                    </a:xfrm>
                    <a:prstGeom prst="rect">
                      <a:avLst/>
                    </a:prstGeom>
                    <a:noFill/>
                    <a:ln>
                      <a:solidFill>
                        <a:schemeClr val="accent3">
                          <a:lumMod val="40000"/>
                          <a:lumOff val="60000"/>
                        </a:schemeClr>
                      </a:solidFill>
                    </a:ln>
                  </pic:spPr>
                </pic:pic>
              </a:graphicData>
            </a:graphic>
          </wp:inline>
        </w:drawing>
      </w:r>
    </w:p>
    <w:p w:rsidR="00F76360" w:rsidRDefault="00BB6070" w:rsidP="00BB6070">
      <w:pPr>
        <w:pStyle w:val="ListParagraph"/>
        <w:numPr>
          <w:ilvl w:val="0"/>
          <w:numId w:val="24"/>
        </w:numPr>
      </w:pPr>
      <w:r>
        <w:t>C</w:t>
      </w:r>
      <w:r w:rsidR="00F76360">
        <w:t xml:space="preserve">họn New Label </w:t>
      </w:r>
      <w:r w:rsidR="00F76360">
        <w:sym w:font="Wingdings" w:char="F0E0"/>
      </w:r>
      <w:r w:rsidR="00F76360">
        <w:t xml:space="preserve"> đánh chữ “</w:t>
      </w:r>
      <w:r w:rsidR="00F76360" w:rsidRPr="00FA263C">
        <w:t>Hình</w:t>
      </w:r>
      <w:r w:rsidR="00F76360">
        <w:t xml:space="preserve">” </w:t>
      </w:r>
      <w:r w:rsidR="00F76360">
        <w:sym w:font="Wingdings" w:char="F0E0"/>
      </w:r>
      <w:r w:rsidR="00F76360">
        <w:t xml:space="preserve"> chọn OK</w:t>
      </w:r>
    </w:p>
    <w:p w:rsidR="00F76360" w:rsidRDefault="00F76360" w:rsidP="00F76360">
      <w:pPr>
        <w:jc w:val="center"/>
      </w:pPr>
      <w:r>
        <w:rPr>
          <w:noProof/>
          <w:lang w:val="vi-VN" w:eastAsia="vi-VN"/>
        </w:rPr>
        <w:drawing>
          <wp:inline distT="0" distB="0" distL="0" distR="0" wp14:anchorId="5F1A8AFD" wp14:editId="1852F57D">
            <wp:extent cx="3950898" cy="1744570"/>
            <wp:effectExtent l="19050" t="19050" r="12065"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5702" cy="1746691"/>
                    </a:xfrm>
                    <a:prstGeom prst="rect">
                      <a:avLst/>
                    </a:prstGeom>
                    <a:noFill/>
                    <a:ln>
                      <a:solidFill>
                        <a:schemeClr val="accent3">
                          <a:lumMod val="40000"/>
                          <a:lumOff val="60000"/>
                        </a:schemeClr>
                      </a:solidFill>
                    </a:ln>
                  </pic:spPr>
                </pic:pic>
              </a:graphicData>
            </a:graphic>
          </wp:inline>
        </w:drawing>
      </w:r>
    </w:p>
    <w:p w:rsidR="00BB6070" w:rsidRDefault="00BB6070" w:rsidP="00BB6070">
      <w:pPr>
        <w:pStyle w:val="ListParagraph"/>
        <w:numPr>
          <w:ilvl w:val="0"/>
          <w:numId w:val="24"/>
        </w:numPr>
      </w:pPr>
      <w:r>
        <w:t>Sau đó bấm Numbering để tạo định dạng thứ tự cho các chú thích (Hình 1.1, Hình 1.2…</w:t>
      </w:r>
      <w:r w:rsidR="009B6EC8">
        <w:t xml:space="preserve">) </w:t>
      </w:r>
      <w:r w:rsidR="009B6EC8">
        <w:sym w:font="Wingdings" w:char="F0E0"/>
      </w:r>
      <w:r w:rsidR="009B6EC8">
        <w:t xml:space="preserve"> tích chọn “Include chapter number” </w:t>
      </w:r>
      <w:r w:rsidR="009B6EC8">
        <w:sym w:font="Wingdings" w:char="F0E0"/>
      </w:r>
      <w:r w:rsidR="009B6EC8">
        <w:t xml:space="preserve"> chọn Heading 1 </w:t>
      </w:r>
      <w:r w:rsidR="009B6EC8">
        <w:sym w:font="Wingdings" w:char="F0E0"/>
      </w:r>
      <w:r w:rsidR="009B6EC8">
        <w:t xml:space="preserve"> chọn “period”</w:t>
      </w:r>
    </w:p>
    <w:p w:rsidR="00BB6070" w:rsidRDefault="00BB6070" w:rsidP="00BB6070">
      <w:pPr>
        <w:jc w:val="center"/>
      </w:pPr>
      <w:r>
        <w:rPr>
          <w:noProof/>
          <w:lang w:val="vi-VN" w:eastAsia="vi-VN"/>
        </w:rPr>
        <w:lastRenderedPageBreak/>
        <w:drawing>
          <wp:inline distT="0" distB="0" distL="0" distR="0" wp14:anchorId="41A06D43" wp14:editId="428C8DAA">
            <wp:extent cx="2881223" cy="19919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rsidR="00BB6070" w:rsidRDefault="00BB6070" w:rsidP="00BB6070">
      <w:pPr>
        <w:pStyle w:val="ListParagraph"/>
        <w:numPr>
          <w:ilvl w:val="0"/>
          <w:numId w:val="24"/>
        </w:numPr>
      </w:pPr>
      <w:r>
        <w:t>Sau đó đánh nội dung chú thích vào sau chữ Hình….</w:t>
      </w:r>
    </w:p>
    <w:p w:rsidR="00AE3A85" w:rsidRDefault="00AE3A85" w:rsidP="00AE3A85">
      <w:pPr>
        <w:jc w:val="center"/>
      </w:pPr>
      <w:r>
        <w:rPr>
          <w:noProof/>
          <w:lang w:val="vi-VN" w:eastAsia="vi-VN"/>
        </w:rPr>
        <w:drawing>
          <wp:inline distT="0" distB="0" distL="0" distR="0" wp14:anchorId="252382EF" wp14:editId="5E62CBEF">
            <wp:extent cx="4071668" cy="2437006"/>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3774" cy="2444252"/>
                    </a:xfrm>
                    <a:prstGeom prst="rect">
                      <a:avLst/>
                    </a:prstGeom>
                    <a:noFill/>
                    <a:ln>
                      <a:noFill/>
                    </a:ln>
                  </pic:spPr>
                </pic:pic>
              </a:graphicData>
            </a:graphic>
          </wp:inline>
        </w:drawing>
      </w:r>
    </w:p>
    <w:p w:rsidR="00BB6070" w:rsidRDefault="00BB6070" w:rsidP="00BB6070">
      <w:r>
        <w:t xml:space="preserve">Với các hình vẽ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Hình </w:t>
      </w:r>
      <w:r>
        <w:sym w:font="Wingdings" w:char="F0E0"/>
      </w:r>
      <w:r>
        <w:t xml:space="preserve"> OK.</w:t>
      </w:r>
    </w:p>
    <w:p w:rsidR="00BB6070" w:rsidRDefault="00BB6070" w:rsidP="00AC711A">
      <w:pPr>
        <w:pStyle w:val="Caption"/>
      </w:pPr>
      <w:r>
        <w:rPr>
          <w:noProof/>
          <w:lang w:val="vi-VN" w:eastAsia="vi-VN"/>
        </w:rPr>
        <w:drawing>
          <wp:inline distT="0" distB="0" distL="0" distR="0" wp14:anchorId="0F368A1C" wp14:editId="3A5D186F">
            <wp:extent cx="3853287" cy="23118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t="-1" b="3597"/>
                    <a:stretch/>
                  </pic:blipFill>
                  <pic:spPr bwMode="auto">
                    <a:xfrm>
                      <a:off x="0" y="0"/>
                      <a:ext cx="3870446" cy="2322174"/>
                    </a:xfrm>
                    <a:prstGeom prst="rect">
                      <a:avLst/>
                    </a:prstGeom>
                    <a:noFill/>
                    <a:ln>
                      <a:noFill/>
                    </a:ln>
                    <a:extLst>
                      <a:ext uri="{53640926-AAD7-44D8-BBD7-CCE9431645EC}">
                        <a14:shadowObscured xmlns:a14="http://schemas.microsoft.com/office/drawing/2010/main"/>
                      </a:ext>
                    </a:extLst>
                  </pic:spPr>
                </pic:pic>
              </a:graphicData>
            </a:graphic>
          </wp:inline>
        </w:drawing>
      </w:r>
    </w:p>
    <w:p w:rsidR="00BB6070" w:rsidRDefault="00BB6070" w:rsidP="00BB6070">
      <w:pPr>
        <w:pStyle w:val="Heading3"/>
      </w:pPr>
      <w:bookmarkStart w:id="12" w:name="_Ref532562633"/>
      <w:bookmarkStart w:id="13" w:name="_Toc21499675"/>
      <w:r>
        <w:t>Bảng biểu</w:t>
      </w:r>
      <w:bookmarkEnd w:id="12"/>
      <w:bookmarkEnd w:id="13"/>
    </w:p>
    <w:p w:rsidR="00BB6070" w:rsidRDefault="00AC711A" w:rsidP="00BB6070">
      <w:r>
        <w:t>Tương tự như hình vẽ, bảng biểu nên có chiều rộng không quá 75% chiều rộng phần chữ của nội dung. Tiêu đề bảng biểu đặt phía trên bảng với các</w:t>
      </w:r>
      <w:r w:rsidR="00CA525E">
        <w:t>h</w:t>
      </w:r>
      <w:r>
        <w:t xml:space="preserve"> tạo định dạng tương tự.</w:t>
      </w:r>
      <w:r w:rsidR="00862DB0">
        <w:t xml:space="preserve"> Bảng biểu nên bố trí để nằm trọn vẹn trong một trang, tránh việc cùng một bảng bị ngắt sang trang khác.</w:t>
      </w:r>
    </w:p>
    <w:p w:rsidR="00862DB0" w:rsidRDefault="00862DB0" w:rsidP="00862DB0">
      <w:pPr>
        <w:jc w:val="center"/>
      </w:pPr>
      <w:r>
        <w:rPr>
          <w:noProof/>
          <w:lang w:val="vi-VN" w:eastAsia="vi-VN"/>
        </w:rPr>
        <w:lastRenderedPageBreak/>
        <w:drawing>
          <wp:inline distT="0" distB="0" distL="0" distR="0" wp14:anchorId="207F2003" wp14:editId="47FBC3B8">
            <wp:extent cx="4802722" cy="2781300"/>
            <wp:effectExtent l="0" t="0" r="0" b="0"/>
            <wp:docPr id="20" name="Picture 20" descr="C:\Users\Administrator\Desktop\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Picture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5151" cy="2782707"/>
                    </a:xfrm>
                    <a:prstGeom prst="rect">
                      <a:avLst/>
                    </a:prstGeom>
                    <a:noFill/>
                    <a:ln>
                      <a:noFill/>
                    </a:ln>
                  </pic:spPr>
                </pic:pic>
              </a:graphicData>
            </a:graphic>
          </wp:inline>
        </w:drawing>
      </w:r>
    </w:p>
    <w:p w:rsidR="00862DB0" w:rsidRDefault="00F7433F" w:rsidP="00862DB0">
      <w:pPr>
        <w:pStyle w:val="ListParagraph"/>
        <w:numPr>
          <w:ilvl w:val="0"/>
          <w:numId w:val="26"/>
        </w:numPr>
      </w:pPr>
      <w:r>
        <w:t>C</w:t>
      </w:r>
      <w:r w:rsidR="00862DB0">
        <w:t xml:space="preserve">họn </w:t>
      </w:r>
      <w:r>
        <w:t xml:space="preserve">toàn bộ </w:t>
      </w:r>
      <w:r w:rsidR="00862DB0">
        <w:t>bảng biểu và bấm phải chuột chọn Insert Caption</w:t>
      </w:r>
    </w:p>
    <w:p w:rsidR="00862DB0" w:rsidRDefault="00862DB0" w:rsidP="00862DB0">
      <w:pPr>
        <w:pStyle w:val="ListParagraph"/>
        <w:numPr>
          <w:ilvl w:val="0"/>
          <w:numId w:val="26"/>
        </w:numPr>
      </w:pPr>
      <w:r>
        <w:t xml:space="preserve">Chọn New Label </w:t>
      </w:r>
      <w:r>
        <w:sym w:font="Wingdings" w:char="F0E0"/>
      </w:r>
      <w:r>
        <w:t xml:space="preserve"> đánh chữ “</w:t>
      </w:r>
      <w:r>
        <w:rPr>
          <w:b/>
        </w:rPr>
        <w:t>Bảng</w:t>
      </w:r>
      <w:r>
        <w:t xml:space="preserve">” </w:t>
      </w:r>
      <w:r>
        <w:sym w:font="Wingdings" w:char="F0E0"/>
      </w:r>
      <w:r>
        <w:t xml:space="preserve"> chọn OK</w:t>
      </w:r>
    </w:p>
    <w:p w:rsidR="00862DB0" w:rsidRDefault="00862DB0" w:rsidP="00862DB0">
      <w:pPr>
        <w:jc w:val="center"/>
      </w:pPr>
      <w:r>
        <w:rPr>
          <w:noProof/>
          <w:lang w:val="vi-VN" w:eastAsia="vi-VN"/>
        </w:rPr>
        <w:drawing>
          <wp:inline distT="0" distB="0" distL="0" distR="0" wp14:anchorId="20903F44" wp14:editId="58D7C9E0">
            <wp:extent cx="3300267" cy="21220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181" cy="2122016"/>
                    </a:xfrm>
                    <a:prstGeom prst="rect">
                      <a:avLst/>
                    </a:prstGeom>
                    <a:noFill/>
                    <a:ln>
                      <a:noFill/>
                    </a:ln>
                  </pic:spPr>
                </pic:pic>
              </a:graphicData>
            </a:graphic>
          </wp:inline>
        </w:drawing>
      </w:r>
    </w:p>
    <w:p w:rsidR="00862DB0" w:rsidRDefault="00862DB0" w:rsidP="00862DB0">
      <w:pPr>
        <w:pStyle w:val="ListParagraph"/>
        <w:numPr>
          <w:ilvl w:val="0"/>
          <w:numId w:val="26"/>
        </w:numPr>
      </w:pPr>
      <w:r>
        <w:t>Tại ô Position: chọn Above selected item</w:t>
      </w:r>
    </w:p>
    <w:p w:rsidR="00862DB0" w:rsidRDefault="00862DB0" w:rsidP="00862DB0">
      <w:pPr>
        <w:pStyle w:val="ListParagraph"/>
        <w:numPr>
          <w:ilvl w:val="0"/>
          <w:numId w:val="26"/>
        </w:numPr>
      </w:pPr>
      <w:r>
        <w:t xml:space="preserve">Bấm Numbering để tạo định dạng thứ tự cho các chú thích (Hình 1.1, Hình 1.2…) </w:t>
      </w:r>
      <w:r>
        <w:sym w:font="Wingdings" w:char="F0E0"/>
      </w:r>
      <w:r>
        <w:t xml:space="preserve"> tích chọn “Include chapter number” </w:t>
      </w:r>
      <w:r>
        <w:sym w:font="Wingdings" w:char="F0E0"/>
      </w:r>
      <w:r>
        <w:t xml:space="preserve"> chọn Heading 1 </w:t>
      </w:r>
      <w:r>
        <w:sym w:font="Wingdings" w:char="F0E0"/>
      </w:r>
      <w:r>
        <w:t xml:space="preserve"> chọn “period”</w:t>
      </w:r>
    </w:p>
    <w:p w:rsidR="00862DB0" w:rsidRDefault="00862DB0" w:rsidP="00862DB0">
      <w:pPr>
        <w:jc w:val="center"/>
      </w:pPr>
      <w:r>
        <w:rPr>
          <w:noProof/>
          <w:lang w:val="vi-VN" w:eastAsia="vi-VN"/>
        </w:rPr>
        <w:drawing>
          <wp:inline distT="0" distB="0" distL="0" distR="0" wp14:anchorId="69687CBA" wp14:editId="6885CA0E">
            <wp:extent cx="2881223" cy="1991991"/>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rsidR="00FC5FE8" w:rsidRDefault="00862DB0" w:rsidP="00FC5FE8">
      <w:pPr>
        <w:pStyle w:val="ListParagraph"/>
        <w:numPr>
          <w:ilvl w:val="0"/>
          <w:numId w:val="26"/>
        </w:numPr>
      </w:pPr>
      <w:r>
        <w:t>Sau đó đánh nội dung chú thích vào sau chữ Bảng….</w:t>
      </w:r>
    </w:p>
    <w:p w:rsidR="002E6E09" w:rsidRDefault="002E6E09" w:rsidP="002E6E09">
      <w:pPr>
        <w:pStyle w:val="Caption"/>
        <w:keepNext/>
      </w:pPr>
      <w:bookmarkStart w:id="14" w:name="_Toc20580109"/>
      <w:r>
        <w:lastRenderedPageBreak/>
        <w:t xml:space="preserve">Bảng </w:t>
      </w:r>
      <w:r w:rsidR="00D6455F">
        <w:fldChar w:fldCharType="begin"/>
      </w:r>
      <w:r w:rsidR="00D6455F">
        <w:instrText xml:space="preserve"> STYLEREF 1 \s </w:instrText>
      </w:r>
      <w:r w:rsidR="00D6455F">
        <w:fldChar w:fldCharType="separate"/>
      </w:r>
      <w:r w:rsidR="00F00969">
        <w:rPr>
          <w:noProof/>
        </w:rPr>
        <w:t>1</w:t>
      </w:r>
      <w:r w:rsidR="00D6455F">
        <w:rPr>
          <w:noProof/>
        </w:rPr>
        <w:fldChar w:fldCharType="end"/>
      </w:r>
      <w:r>
        <w:t>.</w:t>
      </w:r>
      <w:r w:rsidR="00D6455F">
        <w:fldChar w:fldCharType="begin"/>
      </w:r>
      <w:r w:rsidR="00D6455F">
        <w:instrText xml:space="preserve"> SEQ Bảng \* ARABIC \s 1 </w:instrText>
      </w:r>
      <w:r w:rsidR="00D6455F">
        <w:fldChar w:fldCharType="separate"/>
      </w:r>
      <w:r w:rsidR="00F00969">
        <w:rPr>
          <w:noProof/>
        </w:rPr>
        <w:t>1</w:t>
      </w:r>
      <w:r w:rsidR="00D6455F">
        <w:rPr>
          <w:noProof/>
        </w:rPr>
        <w:fldChar w:fldCharType="end"/>
      </w:r>
      <w:r>
        <w:t xml:space="preserve"> </w:t>
      </w:r>
      <w:r w:rsidRPr="00F7799F">
        <w:rPr>
          <w:noProof/>
        </w:rPr>
        <w:t>Thống kê các thiết bị và giá thành</w:t>
      </w:r>
      <w:bookmarkEnd w:id="14"/>
    </w:p>
    <w:tbl>
      <w:tblPr>
        <w:tblStyle w:val="TableGrid"/>
        <w:tblW w:w="0" w:type="auto"/>
        <w:jc w:val="center"/>
        <w:tblLook w:val="04A0" w:firstRow="1" w:lastRow="0" w:firstColumn="1" w:lastColumn="0" w:noHBand="0" w:noVBand="1"/>
      </w:tblPr>
      <w:tblGrid>
        <w:gridCol w:w="537"/>
        <w:gridCol w:w="2015"/>
        <w:gridCol w:w="1417"/>
        <w:gridCol w:w="1701"/>
        <w:gridCol w:w="1560"/>
      </w:tblGrid>
      <w:tr w:rsidR="00862DB0" w:rsidRPr="005A6510" w:rsidTr="00492AC4">
        <w:trPr>
          <w:jc w:val="center"/>
        </w:trPr>
        <w:tc>
          <w:tcPr>
            <w:tcW w:w="537" w:type="dxa"/>
          </w:tcPr>
          <w:p w:rsidR="00862DB0" w:rsidRPr="005A6510" w:rsidRDefault="00862DB0" w:rsidP="00492AC4">
            <w:pPr>
              <w:keepNext/>
              <w:keepLines/>
              <w:jc w:val="center"/>
              <w:rPr>
                <w:b/>
                <w:sz w:val="24"/>
                <w:szCs w:val="24"/>
              </w:rPr>
            </w:pPr>
            <w:r w:rsidRPr="005A6510">
              <w:rPr>
                <w:b/>
                <w:sz w:val="24"/>
                <w:szCs w:val="24"/>
              </w:rPr>
              <w:t>TT</w:t>
            </w:r>
          </w:p>
        </w:tc>
        <w:tc>
          <w:tcPr>
            <w:tcW w:w="2015" w:type="dxa"/>
          </w:tcPr>
          <w:p w:rsidR="00862DB0" w:rsidRPr="005A6510" w:rsidRDefault="00862DB0" w:rsidP="00492AC4">
            <w:pPr>
              <w:keepNext/>
              <w:keepLines/>
              <w:jc w:val="center"/>
              <w:rPr>
                <w:b/>
                <w:sz w:val="24"/>
                <w:szCs w:val="24"/>
              </w:rPr>
            </w:pPr>
            <w:r w:rsidRPr="005A6510">
              <w:rPr>
                <w:b/>
                <w:sz w:val="24"/>
                <w:szCs w:val="24"/>
              </w:rPr>
              <w:t>Hạng mục</w:t>
            </w:r>
          </w:p>
        </w:tc>
        <w:tc>
          <w:tcPr>
            <w:tcW w:w="1417" w:type="dxa"/>
          </w:tcPr>
          <w:p w:rsidR="00862DB0" w:rsidRPr="005A6510" w:rsidRDefault="00862DB0" w:rsidP="00492AC4">
            <w:pPr>
              <w:keepNext/>
              <w:keepLines/>
              <w:jc w:val="center"/>
              <w:rPr>
                <w:b/>
                <w:sz w:val="24"/>
                <w:szCs w:val="24"/>
              </w:rPr>
            </w:pPr>
            <w:r w:rsidRPr="005A6510">
              <w:rPr>
                <w:b/>
                <w:sz w:val="24"/>
                <w:szCs w:val="24"/>
              </w:rPr>
              <w:t>Số lượng</w:t>
            </w:r>
          </w:p>
        </w:tc>
        <w:tc>
          <w:tcPr>
            <w:tcW w:w="1701" w:type="dxa"/>
          </w:tcPr>
          <w:p w:rsidR="00862DB0" w:rsidRPr="005A6510" w:rsidRDefault="00862DB0" w:rsidP="00492AC4">
            <w:pPr>
              <w:keepNext/>
              <w:keepLines/>
              <w:jc w:val="center"/>
              <w:rPr>
                <w:b/>
                <w:sz w:val="24"/>
                <w:szCs w:val="24"/>
              </w:rPr>
            </w:pPr>
            <w:r w:rsidRPr="005A6510">
              <w:rPr>
                <w:b/>
                <w:sz w:val="24"/>
                <w:szCs w:val="24"/>
              </w:rPr>
              <w:t>Đơn giá</w:t>
            </w:r>
          </w:p>
        </w:tc>
        <w:tc>
          <w:tcPr>
            <w:tcW w:w="1560" w:type="dxa"/>
          </w:tcPr>
          <w:p w:rsidR="00862DB0" w:rsidRPr="005A6510" w:rsidRDefault="00862DB0" w:rsidP="00492AC4">
            <w:pPr>
              <w:keepNext/>
              <w:keepLines/>
              <w:jc w:val="center"/>
              <w:rPr>
                <w:b/>
                <w:sz w:val="24"/>
                <w:szCs w:val="24"/>
              </w:rPr>
            </w:pPr>
            <w:r w:rsidRPr="005A6510">
              <w:rPr>
                <w:b/>
                <w:sz w:val="24"/>
                <w:szCs w:val="24"/>
              </w:rPr>
              <w:t>Thành tiền</w:t>
            </w:r>
          </w:p>
        </w:tc>
      </w:tr>
      <w:tr w:rsidR="00862DB0" w:rsidRPr="005A6510" w:rsidTr="00492AC4">
        <w:trPr>
          <w:jc w:val="center"/>
        </w:trPr>
        <w:tc>
          <w:tcPr>
            <w:tcW w:w="537" w:type="dxa"/>
          </w:tcPr>
          <w:p w:rsidR="00862DB0" w:rsidRPr="005A6510" w:rsidRDefault="00862DB0" w:rsidP="00492AC4">
            <w:pPr>
              <w:keepNext/>
              <w:keepLines/>
              <w:jc w:val="center"/>
              <w:rPr>
                <w:sz w:val="24"/>
                <w:szCs w:val="24"/>
              </w:rPr>
            </w:pPr>
            <w:r w:rsidRPr="005A6510">
              <w:rPr>
                <w:sz w:val="24"/>
                <w:szCs w:val="24"/>
              </w:rPr>
              <w:t>1</w:t>
            </w:r>
          </w:p>
        </w:tc>
        <w:tc>
          <w:tcPr>
            <w:tcW w:w="2015" w:type="dxa"/>
          </w:tcPr>
          <w:p w:rsidR="00862DB0" w:rsidRPr="005A6510" w:rsidRDefault="00862DB0" w:rsidP="00492AC4">
            <w:pPr>
              <w:keepNext/>
              <w:keepLines/>
              <w:rPr>
                <w:sz w:val="24"/>
                <w:szCs w:val="24"/>
              </w:rPr>
            </w:pPr>
            <w:r w:rsidRPr="005A6510">
              <w:rPr>
                <w:sz w:val="24"/>
                <w:szCs w:val="24"/>
              </w:rPr>
              <w:t>Đèn bàn</w:t>
            </w:r>
          </w:p>
        </w:tc>
        <w:tc>
          <w:tcPr>
            <w:tcW w:w="1417" w:type="dxa"/>
          </w:tcPr>
          <w:p w:rsidR="00862DB0" w:rsidRPr="005A6510" w:rsidRDefault="00862DB0" w:rsidP="00492AC4">
            <w:pPr>
              <w:keepNext/>
              <w:keepLines/>
              <w:rPr>
                <w:sz w:val="24"/>
                <w:szCs w:val="24"/>
              </w:rPr>
            </w:pPr>
            <w:r w:rsidRPr="005A6510">
              <w:rPr>
                <w:sz w:val="24"/>
                <w:szCs w:val="24"/>
              </w:rPr>
              <w:t>10</w:t>
            </w:r>
          </w:p>
        </w:tc>
        <w:tc>
          <w:tcPr>
            <w:tcW w:w="1701" w:type="dxa"/>
          </w:tcPr>
          <w:p w:rsidR="00862DB0" w:rsidRPr="005A6510" w:rsidRDefault="00862DB0" w:rsidP="00492AC4">
            <w:pPr>
              <w:keepNext/>
              <w:keepLines/>
              <w:rPr>
                <w:sz w:val="24"/>
                <w:szCs w:val="24"/>
              </w:rPr>
            </w:pPr>
            <w:r w:rsidRPr="005A6510">
              <w:rPr>
                <w:sz w:val="24"/>
                <w:szCs w:val="24"/>
              </w:rPr>
              <w:t>10</w:t>
            </w:r>
          </w:p>
        </w:tc>
        <w:tc>
          <w:tcPr>
            <w:tcW w:w="1560" w:type="dxa"/>
          </w:tcPr>
          <w:p w:rsidR="00862DB0" w:rsidRPr="005A6510" w:rsidRDefault="00862DB0" w:rsidP="00492AC4">
            <w:pPr>
              <w:keepNext/>
              <w:keepLines/>
              <w:rPr>
                <w:sz w:val="24"/>
                <w:szCs w:val="24"/>
              </w:rPr>
            </w:pPr>
            <w:r w:rsidRPr="005A6510">
              <w:rPr>
                <w:sz w:val="24"/>
                <w:szCs w:val="24"/>
              </w:rPr>
              <w:t>100</w:t>
            </w:r>
          </w:p>
        </w:tc>
      </w:tr>
      <w:tr w:rsidR="00862DB0" w:rsidRPr="005A6510" w:rsidTr="00492AC4">
        <w:trPr>
          <w:jc w:val="center"/>
        </w:trPr>
        <w:tc>
          <w:tcPr>
            <w:tcW w:w="537" w:type="dxa"/>
          </w:tcPr>
          <w:p w:rsidR="00862DB0" w:rsidRPr="005A6510" w:rsidRDefault="00862DB0" w:rsidP="00492AC4">
            <w:pPr>
              <w:keepNext/>
              <w:keepLines/>
              <w:jc w:val="center"/>
              <w:rPr>
                <w:sz w:val="24"/>
                <w:szCs w:val="24"/>
              </w:rPr>
            </w:pPr>
            <w:r w:rsidRPr="005A6510">
              <w:rPr>
                <w:sz w:val="24"/>
                <w:szCs w:val="24"/>
              </w:rPr>
              <w:t>2</w:t>
            </w:r>
          </w:p>
        </w:tc>
        <w:tc>
          <w:tcPr>
            <w:tcW w:w="2015" w:type="dxa"/>
          </w:tcPr>
          <w:p w:rsidR="00862DB0" w:rsidRPr="005A6510" w:rsidRDefault="00862DB0" w:rsidP="00492AC4">
            <w:pPr>
              <w:keepNext/>
              <w:keepLines/>
              <w:rPr>
                <w:sz w:val="24"/>
                <w:szCs w:val="24"/>
              </w:rPr>
            </w:pPr>
            <w:r w:rsidRPr="005A6510">
              <w:rPr>
                <w:sz w:val="24"/>
                <w:szCs w:val="24"/>
              </w:rPr>
              <w:t>Quạt trần</w:t>
            </w:r>
          </w:p>
        </w:tc>
        <w:tc>
          <w:tcPr>
            <w:tcW w:w="1417" w:type="dxa"/>
          </w:tcPr>
          <w:p w:rsidR="00862DB0" w:rsidRPr="005A6510" w:rsidRDefault="00862DB0" w:rsidP="00492AC4">
            <w:pPr>
              <w:keepNext/>
              <w:keepLines/>
              <w:rPr>
                <w:sz w:val="24"/>
                <w:szCs w:val="24"/>
              </w:rPr>
            </w:pPr>
            <w:r w:rsidRPr="005A6510">
              <w:rPr>
                <w:sz w:val="24"/>
                <w:szCs w:val="24"/>
              </w:rPr>
              <w:t>10</w:t>
            </w:r>
          </w:p>
        </w:tc>
        <w:tc>
          <w:tcPr>
            <w:tcW w:w="1701" w:type="dxa"/>
          </w:tcPr>
          <w:p w:rsidR="00862DB0" w:rsidRPr="005A6510" w:rsidRDefault="00862DB0" w:rsidP="00492AC4">
            <w:pPr>
              <w:keepNext/>
              <w:keepLines/>
              <w:rPr>
                <w:sz w:val="24"/>
                <w:szCs w:val="24"/>
              </w:rPr>
            </w:pPr>
            <w:r w:rsidRPr="005A6510">
              <w:rPr>
                <w:sz w:val="24"/>
                <w:szCs w:val="24"/>
              </w:rPr>
              <w:t>100</w:t>
            </w:r>
          </w:p>
        </w:tc>
        <w:tc>
          <w:tcPr>
            <w:tcW w:w="1560" w:type="dxa"/>
          </w:tcPr>
          <w:p w:rsidR="00862DB0" w:rsidRPr="005A6510" w:rsidRDefault="00862DB0" w:rsidP="00492AC4">
            <w:pPr>
              <w:keepNext/>
              <w:keepLines/>
              <w:rPr>
                <w:sz w:val="24"/>
                <w:szCs w:val="24"/>
              </w:rPr>
            </w:pPr>
            <w:r w:rsidRPr="005A6510">
              <w:rPr>
                <w:sz w:val="24"/>
                <w:szCs w:val="24"/>
              </w:rPr>
              <w:t>1000</w:t>
            </w:r>
          </w:p>
        </w:tc>
      </w:tr>
      <w:tr w:rsidR="00862DB0" w:rsidRPr="005A6510" w:rsidTr="00492AC4">
        <w:trPr>
          <w:jc w:val="center"/>
        </w:trPr>
        <w:tc>
          <w:tcPr>
            <w:tcW w:w="537" w:type="dxa"/>
          </w:tcPr>
          <w:p w:rsidR="00862DB0" w:rsidRPr="005A6510" w:rsidRDefault="00862DB0" w:rsidP="00492AC4">
            <w:pPr>
              <w:keepNext/>
              <w:keepLines/>
              <w:jc w:val="center"/>
              <w:rPr>
                <w:sz w:val="24"/>
                <w:szCs w:val="24"/>
              </w:rPr>
            </w:pPr>
            <w:r w:rsidRPr="005A6510">
              <w:rPr>
                <w:sz w:val="24"/>
                <w:szCs w:val="24"/>
              </w:rPr>
              <w:t>3</w:t>
            </w:r>
          </w:p>
        </w:tc>
        <w:tc>
          <w:tcPr>
            <w:tcW w:w="2015" w:type="dxa"/>
          </w:tcPr>
          <w:p w:rsidR="00862DB0" w:rsidRPr="005A6510" w:rsidRDefault="00862DB0" w:rsidP="00492AC4">
            <w:pPr>
              <w:keepNext/>
              <w:keepLines/>
              <w:rPr>
                <w:sz w:val="24"/>
                <w:szCs w:val="24"/>
              </w:rPr>
            </w:pPr>
            <w:r w:rsidRPr="005A6510">
              <w:rPr>
                <w:sz w:val="24"/>
                <w:szCs w:val="24"/>
              </w:rPr>
              <w:t>Quạt bàn</w:t>
            </w:r>
          </w:p>
        </w:tc>
        <w:tc>
          <w:tcPr>
            <w:tcW w:w="1417" w:type="dxa"/>
          </w:tcPr>
          <w:p w:rsidR="00862DB0" w:rsidRPr="005A6510" w:rsidRDefault="00862DB0" w:rsidP="00492AC4">
            <w:pPr>
              <w:keepNext/>
              <w:keepLines/>
              <w:rPr>
                <w:sz w:val="24"/>
                <w:szCs w:val="24"/>
              </w:rPr>
            </w:pPr>
            <w:r w:rsidRPr="005A6510">
              <w:rPr>
                <w:sz w:val="24"/>
                <w:szCs w:val="24"/>
              </w:rPr>
              <w:t>10</w:t>
            </w:r>
          </w:p>
        </w:tc>
        <w:tc>
          <w:tcPr>
            <w:tcW w:w="1701" w:type="dxa"/>
          </w:tcPr>
          <w:p w:rsidR="00862DB0" w:rsidRPr="005A6510" w:rsidRDefault="00862DB0" w:rsidP="00492AC4">
            <w:pPr>
              <w:keepNext/>
              <w:keepLines/>
              <w:rPr>
                <w:sz w:val="24"/>
                <w:szCs w:val="24"/>
              </w:rPr>
            </w:pPr>
            <w:r w:rsidRPr="005A6510">
              <w:rPr>
                <w:sz w:val="24"/>
                <w:szCs w:val="24"/>
              </w:rPr>
              <w:t>50</w:t>
            </w:r>
          </w:p>
        </w:tc>
        <w:tc>
          <w:tcPr>
            <w:tcW w:w="1560" w:type="dxa"/>
          </w:tcPr>
          <w:p w:rsidR="00862DB0" w:rsidRPr="005A6510" w:rsidRDefault="00862DB0" w:rsidP="00492AC4">
            <w:pPr>
              <w:keepNext/>
              <w:keepLines/>
              <w:rPr>
                <w:sz w:val="24"/>
                <w:szCs w:val="24"/>
              </w:rPr>
            </w:pPr>
            <w:r w:rsidRPr="005A6510">
              <w:rPr>
                <w:sz w:val="24"/>
                <w:szCs w:val="24"/>
              </w:rPr>
              <w:t>500</w:t>
            </w:r>
          </w:p>
        </w:tc>
      </w:tr>
      <w:tr w:rsidR="00862DB0" w:rsidRPr="005A6510" w:rsidTr="00492AC4">
        <w:trPr>
          <w:jc w:val="center"/>
        </w:trPr>
        <w:tc>
          <w:tcPr>
            <w:tcW w:w="537" w:type="dxa"/>
          </w:tcPr>
          <w:p w:rsidR="00862DB0" w:rsidRPr="005A6510" w:rsidRDefault="00862DB0" w:rsidP="00492AC4">
            <w:pPr>
              <w:keepNext/>
              <w:keepLines/>
              <w:jc w:val="center"/>
              <w:rPr>
                <w:sz w:val="24"/>
                <w:szCs w:val="24"/>
              </w:rPr>
            </w:pPr>
            <w:r w:rsidRPr="005A6510">
              <w:rPr>
                <w:sz w:val="24"/>
                <w:szCs w:val="24"/>
              </w:rPr>
              <w:t>4</w:t>
            </w:r>
          </w:p>
        </w:tc>
        <w:tc>
          <w:tcPr>
            <w:tcW w:w="2015" w:type="dxa"/>
          </w:tcPr>
          <w:p w:rsidR="00862DB0" w:rsidRPr="005A6510" w:rsidRDefault="00862DB0" w:rsidP="00492AC4">
            <w:pPr>
              <w:keepNext/>
              <w:keepLines/>
              <w:rPr>
                <w:sz w:val="24"/>
                <w:szCs w:val="24"/>
              </w:rPr>
            </w:pPr>
            <w:r w:rsidRPr="005A6510">
              <w:rPr>
                <w:sz w:val="24"/>
                <w:szCs w:val="24"/>
              </w:rPr>
              <w:t>Bàn học</w:t>
            </w:r>
          </w:p>
        </w:tc>
        <w:tc>
          <w:tcPr>
            <w:tcW w:w="1417" w:type="dxa"/>
          </w:tcPr>
          <w:p w:rsidR="00862DB0" w:rsidRPr="005A6510" w:rsidRDefault="00862DB0" w:rsidP="00492AC4">
            <w:pPr>
              <w:keepNext/>
              <w:keepLines/>
              <w:rPr>
                <w:sz w:val="24"/>
                <w:szCs w:val="24"/>
              </w:rPr>
            </w:pPr>
            <w:r w:rsidRPr="005A6510">
              <w:rPr>
                <w:sz w:val="24"/>
                <w:szCs w:val="24"/>
              </w:rPr>
              <w:t>10</w:t>
            </w:r>
          </w:p>
        </w:tc>
        <w:tc>
          <w:tcPr>
            <w:tcW w:w="1701" w:type="dxa"/>
          </w:tcPr>
          <w:p w:rsidR="00862DB0" w:rsidRPr="005A6510" w:rsidRDefault="00862DB0" w:rsidP="00492AC4">
            <w:pPr>
              <w:keepNext/>
              <w:keepLines/>
              <w:rPr>
                <w:sz w:val="24"/>
                <w:szCs w:val="24"/>
              </w:rPr>
            </w:pPr>
            <w:r w:rsidRPr="005A6510">
              <w:rPr>
                <w:sz w:val="24"/>
                <w:szCs w:val="24"/>
              </w:rPr>
              <w:t>120</w:t>
            </w:r>
          </w:p>
        </w:tc>
        <w:tc>
          <w:tcPr>
            <w:tcW w:w="1560" w:type="dxa"/>
          </w:tcPr>
          <w:p w:rsidR="00862DB0" w:rsidRPr="005A6510" w:rsidRDefault="00862DB0" w:rsidP="00492AC4">
            <w:pPr>
              <w:keepNext/>
              <w:keepLines/>
              <w:rPr>
                <w:sz w:val="24"/>
                <w:szCs w:val="24"/>
              </w:rPr>
            </w:pPr>
            <w:r w:rsidRPr="005A6510">
              <w:rPr>
                <w:sz w:val="24"/>
                <w:szCs w:val="24"/>
              </w:rPr>
              <w:t>1200</w:t>
            </w:r>
          </w:p>
        </w:tc>
      </w:tr>
      <w:tr w:rsidR="00862DB0" w:rsidRPr="005A6510" w:rsidTr="00492AC4">
        <w:trPr>
          <w:jc w:val="center"/>
        </w:trPr>
        <w:tc>
          <w:tcPr>
            <w:tcW w:w="537" w:type="dxa"/>
          </w:tcPr>
          <w:p w:rsidR="00862DB0" w:rsidRPr="005A6510" w:rsidRDefault="00862DB0" w:rsidP="00492AC4">
            <w:pPr>
              <w:keepNext/>
              <w:keepLines/>
              <w:jc w:val="center"/>
              <w:rPr>
                <w:sz w:val="24"/>
                <w:szCs w:val="24"/>
              </w:rPr>
            </w:pPr>
            <w:r w:rsidRPr="005A6510">
              <w:rPr>
                <w:sz w:val="24"/>
                <w:szCs w:val="24"/>
              </w:rPr>
              <w:t>5</w:t>
            </w:r>
          </w:p>
        </w:tc>
        <w:tc>
          <w:tcPr>
            <w:tcW w:w="2015" w:type="dxa"/>
          </w:tcPr>
          <w:p w:rsidR="00862DB0" w:rsidRPr="005A6510" w:rsidRDefault="00862DB0" w:rsidP="00492AC4">
            <w:pPr>
              <w:keepNext/>
              <w:keepLines/>
              <w:rPr>
                <w:sz w:val="24"/>
                <w:szCs w:val="24"/>
              </w:rPr>
            </w:pPr>
            <w:r w:rsidRPr="005A6510">
              <w:rPr>
                <w:sz w:val="24"/>
                <w:szCs w:val="24"/>
              </w:rPr>
              <w:t>Ghế văn phòng</w:t>
            </w:r>
          </w:p>
        </w:tc>
        <w:tc>
          <w:tcPr>
            <w:tcW w:w="1417" w:type="dxa"/>
          </w:tcPr>
          <w:p w:rsidR="00862DB0" w:rsidRPr="005A6510" w:rsidRDefault="00862DB0" w:rsidP="00492AC4">
            <w:pPr>
              <w:keepNext/>
              <w:keepLines/>
              <w:rPr>
                <w:sz w:val="24"/>
                <w:szCs w:val="24"/>
              </w:rPr>
            </w:pPr>
            <w:r w:rsidRPr="005A6510">
              <w:rPr>
                <w:sz w:val="24"/>
                <w:szCs w:val="24"/>
              </w:rPr>
              <w:t>10</w:t>
            </w:r>
          </w:p>
        </w:tc>
        <w:tc>
          <w:tcPr>
            <w:tcW w:w="1701" w:type="dxa"/>
          </w:tcPr>
          <w:p w:rsidR="00862DB0" w:rsidRPr="005A6510" w:rsidRDefault="00862DB0" w:rsidP="00492AC4">
            <w:pPr>
              <w:keepNext/>
              <w:keepLines/>
              <w:rPr>
                <w:sz w:val="24"/>
                <w:szCs w:val="24"/>
              </w:rPr>
            </w:pPr>
            <w:r w:rsidRPr="005A6510">
              <w:rPr>
                <w:sz w:val="24"/>
                <w:szCs w:val="24"/>
              </w:rPr>
              <w:t>70</w:t>
            </w:r>
          </w:p>
        </w:tc>
        <w:tc>
          <w:tcPr>
            <w:tcW w:w="1560" w:type="dxa"/>
          </w:tcPr>
          <w:p w:rsidR="00862DB0" w:rsidRPr="005A6510" w:rsidRDefault="00862DB0" w:rsidP="00492AC4">
            <w:pPr>
              <w:keepNext/>
              <w:keepLines/>
              <w:rPr>
                <w:sz w:val="24"/>
                <w:szCs w:val="24"/>
              </w:rPr>
            </w:pPr>
            <w:r w:rsidRPr="005A6510">
              <w:rPr>
                <w:sz w:val="24"/>
                <w:szCs w:val="24"/>
              </w:rPr>
              <w:t>700</w:t>
            </w:r>
          </w:p>
        </w:tc>
      </w:tr>
    </w:tbl>
    <w:p w:rsidR="007D1468" w:rsidRDefault="007D1468" w:rsidP="007D1468">
      <w:r>
        <w:t xml:space="preserve">Với các bảng biểu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Bảng </w:t>
      </w:r>
      <w:r>
        <w:sym w:font="Wingdings" w:char="F0E0"/>
      </w:r>
      <w:r>
        <w:t xml:space="preserve"> OK.</w:t>
      </w:r>
    </w:p>
    <w:p w:rsidR="00FB171E" w:rsidRPr="00821AB5" w:rsidRDefault="00B7268B" w:rsidP="00681A0B">
      <w:pPr>
        <w:pStyle w:val="Heading3"/>
      </w:pPr>
      <w:bookmarkStart w:id="15" w:name="_Toc21499676"/>
      <w:r>
        <w:t>Phương trình</w:t>
      </w:r>
      <w:bookmarkEnd w:id="15"/>
    </w:p>
    <w:p w:rsidR="0009386D" w:rsidRDefault="0009386D" w:rsidP="00F7433F">
      <w:r>
        <w:t>Để tạo đánh số tự động cho các phương trình thực hiện như sau:</w:t>
      </w:r>
    </w:p>
    <w:p w:rsidR="0009386D" w:rsidRDefault="00745838" w:rsidP="0009386D">
      <w:pPr>
        <w:pStyle w:val="ListParagraph"/>
        <w:numPr>
          <w:ilvl w:val="0"/>
          <w:numId w:val="28"/>
        </w:numPr>
      </w:pPr>
      <w:r>
        <w:t xml:space="preserve">Chèn một bảng gồm </w:t>
      </w:r>
      <w:r w:rsidR="00A51DBD">
        <w:t>{</w:t>
      </w:r>
      <w:r>
        <w:t xml:space="preserve">1 dòng </w:t>
      </w:r>
      <w:r w:rsidR="00A51DBD">
        <w:t>&amp;</w:t>
      </w:r>
      <w:r>
        <w:t xml:space="preserve"> 3 cột</w:t>
      </w:r>
      <w:r w:rsidR="00A51DBD">
        <w:t>}</w:t>
      </w:r>
      <w:r w:rsidR="00FD52AD">
        <w:t xml:space="preserve"> tại vị trí muốn có phương trình</w:t>
      </w:r>
      <w:r>
        <w:t>;</w:t>
      </w:r>
    </w:p>
    <w:p w:rsidR="00745838" w:rsidRDefault="00745838" w:rsidP="00F7433F">
      <w:r>
        <w:t>Chỉnh chiều rộng cột 1 khoảng 15% của bảng</w:t>
      </w:r>
      <w:r w:rsidR="006726CF">
        <w:t>, c</w:t>
      </w:r>
      <w:r>
        <w:t>hỉnh chiều rộng cột 3 khoảng 15-20% của bảng</w:t>
      </w:r>
      <w:r w:rsidR="006726CF">
        <w:t>; c</w:t>
      </w:r>
      <w:r>
        <w:t>òn lại sẽ là cột 2 (khoảng 70% của bảng)</w:t>
      </w:r>
    </w:p>
    <w:tbl>
      <w:tblPr>
        <w:tblStyle w:val="TableGrid"/>
        <w:tblW w:w="0" w:type="auto"/>
        <w:tblLook w:val="04A0" w:firstRow="1" w:lastRow="0" w:firstColumn="1" w:lastColumn="0" w:noHBand="0" w:noVBand="1"/>
      </w:tblPr>
      <w:tblGrid>
        <w:gridCol w:w="1493"/>
        <w:gridCol w:w="5424"/>
        <w:gridCol w:w="1803"/>
      </w:tblGrid>
      <w:tr w:rsidR="00850DDC" w:rsidTr="006A123C">
        <w:tc>
          <w:tcPr>
            <w:tcW w:w="1526" w:type="dxa"/>
            <w:shd w:val="clear" w:color="auto" w:fill="D9D9D9" w:themeFill="background1" w:themeFillShade="D9"/>
          </w:tcPr>
          <w:p w:rsidR="00850DDC" w:rsidRDefault="00850DDC" w:rsidP="00850DDC">
            <w:r>
              <w:t>Cột 1 (15%)</w:t>
            </w:r>
          </w:p>
        </w:tc>
        <w:tc>
          <w:tcPr>
            <w:tcW w:w="5670" w:type="dxa"/>
            <w:shd w:val="clear" w:color="auto" w:fill="F2F2F2" w:themeFill="background1" w:themeFillShade="F2"/>
          </w:tcPr>
          <w:p w:rsidR="00850DDC" w:rsidRDefault="00850DDC" w:rsidP="00CF20DD">
            <w:r>
              <w:t>Cột 2 (~</w:t>
            </w:r>
            <w:r w:rsidR="00CF20DD">
              <w:t>65-70</w:t>
            </w:r>
            <w:r>
              <w:t>%)</w:t>
            </w:r>
          </w:p>
        </w:tc>
        <w:tc>
          <w:tcPr>
            <w:tcW w:w="1857" w:type="dxa"/>
            <w:shd w:val="clear" w:color="auto" w:fill="D9D9D9" w:themeFill="background1" w:themeFillShade="D9"/>
          </w:tcPr>
          <w:p w:rsidR="00850DDC" w:rsidRDefault="00850DDC" w:rsidP="00850DDC">
            <w:r>
              <w:t>Cột 3 (15-20%)</w:t>
            </w:r>
          </w:p>
        </w:tc>
      </w:tr>
    </w:tbl>
    <w:p w:rsidR="00745838" w:rsidRDefault="00B956EB" w:rsidP="00850DDC">
      <w:pPr>
        <w:pStyle w:val="ListParagraph"/>
        <w:numPr>
          <w:ilvl w:val="0"/>
          <w:numId w:val="28"/>
        </w:numPr>
      </w:pPr>
      <w:r>
        <w:t xml:space="preserve">Bấm chuột vào ô của cột 2 </w:t>
      </w:r>
      <w:r>
        <w:sym w:font="Wingdings" w:char="F0E0"/>
      </w:r>
      <w:r>
        <w:t xml:space="preserve"> chọn Insert trên thanh công cụ </w:t>
      </w:r>
      <w:r>
        <w:sym w:font="Wingdings" w:char="F0E0"/>
      </w:r>
      <w:r>
        <w:t xml:space="preserve"> Chọn Equation </w:t>
      </w:r>
      <w:r>
        <w:sym w:font="Wingdings" w:char="F0E0"/>
      </w:r>
      <w:r>
        <w:t xml:space="preserve"> chọn Insert New Equation.</w:t>
      </w:r>
    </w:p>
    <w:p w:rsidR="00B956EB" w:rsidRDefault="00B956EB" w:rsidP="00745838">
      <w:pPr>
        <w:ind w:left="360"/>
      </w:pPr>
      <w:r>
        <w:rPr>
          <w:noProof/>
          <w:lang w:val="vi-VN" w:eastAsia="vi-VN"/>
        </w:rPr>
        <w:drawing>
          <wp:inline distT="0" distB="0" distL="0" distR="0" wp14:anchorId="6FA556CC" wp14:editId="34FFB68A">
            <wp:extent cx="5598795" cy="2466975"/>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8795" cy="2466975"/>
                    </a:xfrm>
                    <a:prstGeom prst="rect">
                      <a:avLst/>
                    </a:prstGeom>
                    <a:noFill/>
                    <a:ln>
                      <a:noFill/>
                    </a:ln>
                  </pic:spPr>
                </pic:pic>
              </a:graphicData>
            </a:graphic>
          </wp:inline>
        </w:drawing>
      </w:r>
    </w:p>
    <w:p w:rsidR="00745838" w:rsidRDefault="00B956EB" w:rsidP="00B956EB">
      <w:r>
        <w:t>Khi đó sẽ có bảng như sau:</w:t>
      </w:r>
    </w:p>
    <w:p w:rsidR="00B956EB" w:rsidRDefault="00B956EB" w:rsidP="00B956EB">
      <w:pPr>
        <w:pStyle w:val="ListParagraph"/>
      </w:pPr>
      <w:r>
        <w:rPr>
          <w:noProof/>
          <w:lang w:val="vi-VN" w:eastAsia="vi-VN"/>
        </w:rPr>
        <w:drawing>
          <wp:inline distT="0" distB="0" distL="0" distR="0" wp14:anchorId="510A8B4C" wp14:editId="1C8EC12C">
            <wp:extent cx="5605687" cy="3536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19608"/>
                    <a:stretch/>
                  </pic:blipFill>
                  <pic:spPr bwMode="auto">
                    <a:xfrm>
                      <a:off x="0" y="0"/>
                      <a:ext cx="5607050" cy="353769"/>
                    </a:xfrm>
                    <a:prstGeom prst="rect">
                      <a:avLst/>
                    </a:prstGeom>
                    <a:noFill/>
                    <a:ln>
                      <a:noFill/>
                    </a:ln>
                    <a:extLst>
                      <a:ext uri="{53640926-AAD7-44D8-BBD7-CCE9431645EC}">
                        <a14:shadowObscured xmlns:a14="http://schemas.microsoft.com/office/drawing/2010/main"/>
                      </a:ext>
                    </a:extLst>
                  </pic:spPr>
                </pic:pic>
              </a:graphicData>
            </a:graphic>
          </wp:inline>
        </w:drawing>
      </w:r>
    </w:p>
    <w:p w:rsidR="00B956EB" w:rsidRDefault="00B956EB" w:rsidP="00B956EB">
      <w:r>
        <w:t xml:space="preserve">Bấm vào “Type equation here” </w:t>
      </w:r>
      <w:r>
        <w:sym w:font="Wingdings" w:char="F0E0"/>
      </w:r>
      <w:r>
        <w:t xml:space="preserve"> sau đó chọn căn lề trái trên thanh công cụ, mục đích để các chữ trong cột 2 sẽ căn lề trái.</w:t>
      </w:r>
    </w:p>
    <w:p w:rsidR="00B956EB" w:rsidRDefault="00B956EB" w:rsidP="00B956EB">
      <w:pPr>
        <w:jc w:val="center"/>
      </w:pPr>
      <w:r>
        <w:rPr>
          <w:noProof/>
          <w:lang w:val="vi-VN" w:eastAsia="vi-VN"/>
        </w:rPr>
        <w:lastRenderedPageBreak/>
        <w:drawing>
          <wp:inline distT="0" distB="0" distL="0" distR="0" wp14:anchorId="2B95714E" wp14:editId="1F287948">
            <wp:extent cx="4793447" cy="2337552"/>
            <wp:effectExtent l="0" t="0" r="762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3345" cy="2337502"/>
                    </a:xfrm>
                    <a:prstGeom prst="rect">
                      <a:avLst/>
                    </a:prstGeom>
                    <a:noFill/>
                    <a:ln>
                      <a:noFill/>
                    </a:ln>
                  </pic:spPr>
                </pic:pic>
              </a:graphicData>
            </a:graphic>
          </wp:inline>
        </w:drawing>
      </w:r>
    </w:p>
    <w:p w:rsidR="00745838" w:rsidRDefault="00522007" w:rsidP="0009386D">
      <w:pPr>
        <w:pStyle w:val="ListParagraph"/>
        <w:numPr>
          <w:ilvl w:val="0"/>
          <w:numId w:val="28"/>
        </w:numPr>
      </w:pPr>
      <w:r>
        <w:t xml:space="preserve">Chọn toàn bộ bảng </w:t>
      </w:r>
      <w:r>
        <w:sym w:font="Wingdings" w:char="F0E0"/>
      </w:r>
      <w:r>
        <w:t xml:space="preserve"> </w:t>
      </w:r>
      <w:r w:rsidR="002A0F23">
        <w:t>Bấm p</w:t>
      </w:r>
      <w:r>
        <w:t xml:space="preserve">hải chuột chọn Insert Caption </w:t>
      </w:r>
      <w:r>
        <w:sym w:font="Wingdings" w:char="F0E0"/>
      </w:r>
      <w:r>
        <w:t xml:space="preserve"> New Label và tạo nhãn mới có chữ “PT” (tương tự như khi tạo chú thích với Hình và Bảng ở mục </w:t>
      </w:r>
      <w:r>
        <w:fldChar w:fldCharType="begin"/>
      </w:r>
      <w:r>
        <w:instrText xml:space="preserve"> REF _Ref532562619 \r \h </w:instrText>
      </w:r>
      <w:r>
        <w:fldChar w:fldCharType="separate"/>
      </w:r>
      <w:r w:rsidR="00F00969">
        <w:t>1.2.5</w:t>
      </w:r>
      <w:r>
        <w:fldChar w:fldCharType="end"/>
      </w:r>
      <w:r>
        <w:t xml:space="preserve"> và </w:t>
      </w:r>
      <w:r>
        <w:fldChar w:fldCharType="begin"/>
      </w:r>
      <w:r>
        <w:instrText xml:space="preserve"> REF _Ref532562633 \r \h </w:instrText>
      </w:r>
      <w:r>
        <w:fldChar w:fldCharType="separate"/>
      </w:r>
      <w:r w:rsidR="00F00969">
        <w:t>1.2.6</w:t>
      </w:r>
      <w:r>
        <w:fldChar w:fldCharType="end"/>
      </w:r>
      <w:r>
        <w:t xml:space="preserve">) </w:t>
      </w:r>
      <w:r>
        <w:sym w:font="Wingdings" w:char="F0E0"/>
      </w:r>
      <w:r>
        <w:t xml:space="preserve"> sẽ </w:t>
      </w:r>
      <w:r w:rsidR="002A0F23">
        <w:t xml:space="preserve">tạo ra </w:t>
      </w:r>
      <w:r>
        <w:t xml:space="preserve">chú thích </w:t>
      </w:r>
      <w:r w:rsidR="002A0F23">
        <w:t xml:space="preserve">với cấu trúc </w:t>
      </w:r>
      <w:r>
        <w:t>ví dụ như “PT 1.1”</w:t>
      </w:r>
    </w:p>
    <w:p w:rsidR="00522007" w:rsidRDefault="00522007" w:rsidP="0009386D">
      <w:pPr>
        <w:pStyle w:val="ListParagraph"/>
        <w:numPr>
          <w:ilvl w:val="0"/>
          <w:numId w:val="28"/>
        </w:numPr>
      </w:pPr>
      <w:r>
        <w:t xml:space="preserve">Cắt và </w:t>
      </w:r>
      <w:r w:rsidR="00F7433F">
        <w:t xml:space="preserve">dán </w:t>
      </w:r>
      <w:r>
        <w:t>toàn bộ phần chú thích “PT 1.1” và</w:t>
      </w:r>
      <w:r w:rsidR="00F7433F">
        <w:t>o</w:t>
      </w:r>
      <w:r>
        <w:t xml:space="preserve"> cột 3, sẽ có bảng như sau:</w:t>
      </w:r>
    </w:p>
    <w:tbl>
      <w:tblPr>
        <w:tblStyle w:val="TableGrid"/>
        <w:tblW w:w="0" w:type="auto"/>
        <w:tblLook w:val="04A0" w:firstRow="1" w:lastRow="0" w:firstColumn="1" w:lastColumn="0" w:noHBand="0" w:noVBand="1"/>
      </w:tblPr>
      <w:tblGrid>
        <w:gridCol w:w="1472"/>
        <w:gridCol w:w="5446"/>
        <w:gridCol w:w="1802"/>
      </w:tblGrid>
      <w:tr w:rsidR="00522007" w:rsidTr="00492AC4">
        <w:tc>
          <w:tcPr>
            <w:tcW w:w="1526" w:type="dxa"/>
          </w:tcPr>
          <w:p w:rsidR="00522007" w:rsidRDefault="00522007" w:rsidP="00492AC4"/>
        </w:tc>
        <w:tc>
          <w:tcPr>
            <w:tcW w:w="5670" w:type="dxa"/>
            <w:shd w:val="clear" w:color="auto" w:fill="F2F2F2" w:themeFill="background1" w:themeFillShade="F2"/>
          </w:tcPr>
          <w:p w:rsidR="00522007" w:rsidRDefault="00522007" w:rsidP="00492AC4"/>
        </w:tc>
        <w:tc>
          <w:tcPr>
            <w:tcW w:w="1857" w:type="dxa"/>
          </w:tcPr>
          <w:p w:rsidR="00522007" w:rsidRDefault="00522007" w:rsidP="00522007">
            <w:pPr>
              <w:pStyle w:val="Caption"/>
              <w:jc w:val="both"/>
            </w:pPr>
            <w:r>
              <w:t xml:space="preserve">PT </w:t>
            </w:r>
            <w:r w:rsidR="00D6455F">
              <w:fldChar w:fldCharType="begin"/>
            </w:r>
            <w:r w:rsidR="00D6455F">
              <w:instrText xml:space="preserve"> STYLEREF 1 \s </w:instrText>
            </w:r>
            <w:r w:rsidR="00D6455F">
              <w:fldChar w:fldCharType="separate"/>
            </w:r>
            <w:r w:rsidR="00F00969">
              <w:rPr>
                <w:noProof/>
              </w:rPr>
              <w:t>1</w:t>
            </w:r>
            <w:r w:rsidR="00D6455F">
              <w:rPr>
                <w:noProof/>
              </w:rPr>
              <w:fldChar w:fldCharType="end"/>
            </w:r>
            <w:r>
              <w:t>.</w:t>
            </w:r>
            <w:r w:rsidR="00D6455F">
              <w:fldChar w:fldCharType="begin"/>
            </w:r>
            <w:r w:rsidR="00D6455F">
              <w:instrText xml:space="preserve"> SEQ PT \* ARABIC \s 1 </w:instrText>
            </w:r>
            <w:r w:rsidR="00D6455F">
              <w:fldChar w:fldCharType="separate"/>
            </w:r>
            <w:r w:rsidR="00F00969">
              <w:rPr>
                <w:noProof/>
              </w:rPr>
              <w:t>1</w:t>
            </w:r>
            <w:r w:rsidR="00D6455F">
              <w:rPr>
                <w:noProof/>
              </w:rPr>
              <w:fldChar w:fldCharType="end"/>
            </w:r>
          </w:p>
        </w:tc>
      </w:tr>
    </w:tbl>
    <w:p w:rsidR="00522007" w:rsidRDefault="00C3704B" w:rsidP="00C3704B">
      <w:pPr>
        <w:pStyle w:val="ListParagraph"/>
        <w:numPr>
          <w:ilvl w:val="0"/>
          <w:numId w:val="28"/>
        </w:numPr>
      </w:pPr>
      <w:r>
        <w:t xml:space="preserve">Chọn toàn bộ bảng </w:t>
      </w:r>
      <w:r>
        <w:sym w:font="Wingdings" w:char="F0E0"/>
      </w:r>
      <w:r>
        <w:t xml:space="preserve"> chọn nút mở rộng của All Border trên thanh công cụ </w:t>
      </w:r>
      <w:r>
        <w:sym w:font="Wingdings" w:char="F0E0"/>
      </w:r>
      <w:r>
        <w:t xml:space="preserve"> chọn No Border</w:t>
      </w:r>
    </w:p>
    <w:p w:rsidR="00C3704B" w:rsidRDefault="00C3704B" w:rsidP="00C3704B">
      <w:pPr>
        <w:jc w:val="center"/>
      </w:pPr>
      <w:r>
        <w:rPr>
          <w:noProof/>
          <w:lang w:val="vi-VN" w:eastAsia="vi-VN"/>
        </w:rPr>
        <w:drawing>
          <wp:inline distT="0" distB="0" distL="0" distR="0" wp14:anchorId="6EC17E9E" wp14:editId="10236DD6">
            <wp:extent cx="4270076" cy="30151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9985" cy="3015102"/>
                    </a:xfrm>
                    <a:prstGeom prst="rect">
                      <a:avLst/>
                    </a:prstGeom>
                    <a:noFill/>
                    <a:ln>
                      <a:noFill/>
                    </a:ln>
                  </pic:spPr>
                </pic:pic>
              </a:graphicData>
            </a:graphic>
          </wp:inline>
        </w:drawing>
      </w:r>
    </w:p>
    <w:p w:rsidR="00C3704B" w:rsidRDefault="00C3704B" w:rsidP="00C3704B"/>
    <w:p w:rsidR="00C3704B" w:rsidRDefault="00C3704B" w:rsidP="00C3704B">
      <w:r>
        <w:t>Kết quả sẽ là một bảng không có đường biên dùng để soạn phương trình:</w:t>
      </w:r>
    </w:p>
    <w:p w:rsidR="00D520D0" w:rsidRDefault="00D520D0" w:rsidP="00D520D0">
      <w:pPr>
        <w:jc w:val="center"/>
      </w:pPr>
      <w:r>
        <w:rPr>
          <w:noProof/>
          <w:lang w:val="vi-VN" w:eastAsia="vi-VN"/>
        </w:rPr>
        <w:drawing>
          <wp:inline distT="0" distB="0" distL="0" distR="0" wp14:anchorId="3A395693" wp14:editId="44BB2935">
            <wp:extent cx="4710023" cy="616090"/>
            <wp:effectExtent l="19050" t="19050" r="14605"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1173" cy="616240"/>
                    </a:xfrm>
                    <a:prstGeom prst="rect">
                      <a:avLst/>
                    </a:prstGeom>
                    <a:noFill/>
                    <a:ln>
                      <a:solidFill>
                        <a:schemeClr val="bg1">
                          <a:lumMod val="95000"/>
                        </a:schemeClr>
                      </a:solidFill>
                    </a:ln>
                  </pic:spPr>
                </pic:pic>
              </a:graphicData>
            </a:graphic>
          </wp:inline>
        </w:drawing>
      </w:r>
    </w:p>
    <w:p w:rsidR="00C3704B" w:rsidRDefault="00C3704B" w:rsidP="00C3704B">
      <w:pPr>
        <w:pStyle w:val="ListParagraph"/>
        <w:numPr>
          <w:ilvl w:val="0"/>
          <w:numId w:val="28"/>
        </w:numPr>
      </w:pPr>
      <w:r>
        <w:t xml:space="preserve">Chọn lại toàn bộ bảng này và chọn Insert trên thanh công cụ </w:t>
      </w:r>
      <w:r>
        <w:sym w:font="Wingdings" w:char="F0E0"/>
      </w:r>
      <w:r>
        <w:t xml:space="preserve"> chọn Equation </w:t>
      </w:r>
      <w:r>
        <w:sym w:font="Wingdings" w:char="F0E0"/>
      </w:r>
      <w:r>
        <w:t xml:space="preserve"> “Save Selection to Equation Gallery…” </w:t>
      </w:r>
    </w:p>
    <w:p w:rsidR="00522007" w:rsidRDefault="00C3704B" w:rsidP="00C3704B">
      <w:pPr>
        <w:jc w:val="center"/>
      </w:pPr>
      <w:r>
        <w:rPr>
          <w:noProof/>
          <w:lang w:val="vi-VN" w:eastAsia="vi-VN"/>
        </w:rPr>
        <w:lastRenderedPageBreak/>
        <w:drawing>
          <wp:inline distT="0" distB="0" distL="0" distR="0" wp14:anchorId="5B28ADFE" wp14:editId="42A7DE03">
            <wp:extent cx="4873925" cy="2069348"/>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3821" cy="2069304"/>
                    </a:xfrm>
                    <a:prstGeom prst="rect">
                      <a:avLst/>
                    </a:prstGeom>
                    <a:noFill/>
                    <a:ln>
                      <a:noFill/>
                    </a:ln>
                  </pic:spPr>
                </pic:pic>
              </a:graphicData>
            </a:graphic>
          </wp:inline>
        </w:drawing>
      </w:r>
    </w:p>
    <w:p w:rsidR="00522007" w:rsidRDefault="00C3704B" w:rsidP="00522007">
      <w:r>
        <w:t xml:space="preserve">Khi đó sẽ hiện ra hộp thoại yêu cầu nhập tên của mẫu phương trình vừa tạo, người dùng có thể đánh chữ </w:t>
      </w:r>
      <w:r w:rsidR="00D32BBF">
        <w:t xml:space="preserve">tạo tên là </w:t>
      </w:r>
      <w:r>
        <w:t>“Phuong trinh” để dễ nhớ và bấm OK.</w:t>
      </w:r>
    </w:p>
    <w:p w:rsidR="00C3704B" w:rsidRDefault="00C3704B" w:rsidP="00C3704B">
      <w:pPr>
        <w:jc w:val="center"/>
      </w:pPr>
      <w:r>
        <w:rPr>
          <w:noProof/>
          <w:lang w:val="vi-VN" w:eastAsia="vi-VN"/>
        </w:rPr>
        <w:drawing>
          <wp:inline distT="0" distB="0" distL="0" distR="0" wp14:anchorId="3CFCF2C8" wp14:editId="4EFAA664">
            <wp:extent cx="2405935" cy="1880273"/>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6166" cy="1880453"/>
                    </a:xfrm>
                    <a:prstGeom prst="rect">
                      <a:avLst/>
                    </a:prstGeom>
                    <a:noFill/>
                    <a:ln>
                      <a:noFill/>
                    </a:ln>
                  </pic:spPr>
                </pic:pic>
              </a:graphicData>
            </a:graphic>
          </wp:inline>
        </w:drawing>
      </w:r>
    </w:p>
    <w:p w:rsidR="00C3704B" w:rsidRDefault="003B4C10" w:rsidP="008043A2">
      <w:r>
        <w:t xml:space="preserve">Như vậy trong thư viện của Equation đã có một mẫu </w:t>
      </w:r>
      <w:r w:rsidR="008043A2">
        <w:t xml:space="preserve">soạn thảo </w:t>
      </w:r>
      <w:r>
        <w:t xml:space="preserve">phương trình với số </w:t>
      </w:r>
      <w:r w:rsidR="00A32861">
        <w:t xml:space="preserve">thứ tự của phương trình </w:t>
      </w:r>
      <w:r>
        <w:t>tự động</w:t>
      </w:r>
      <w:r w:rsidR="00A552F7">
        <w:t xml:space="preserve"> thay đổi</w:t>
      </w:r>
      <w:r>
        <w:t>.</w:t>
      </w:r>
    </w:p>
    <w:p w:rsidR="00481B35" w:rsidRDefault="00481B35" w:rsidP="00C3704B">
      <w:pPr>
        <w:pStyle w:val="ListParagraph"/>
        <w:numPr>
          <w:ilvl w:val="0"/>
          <w:numId w:val="28"/>
        </w:numPr>
      </w:pPr>
      <w:r>
        <w:t>Đánh máy phương trình cần tạo vào bảng vừa tạo</w:t>
      </w:r>
      <w:r w:rsidR="008043A2">
        <w:t xml:space="preserve"> tại vị trí "Type equation here"</w:t>
      </w:r>
    </w:p>
    <w:p w:rsidR="00481B35" w:rsidRDefault="00481B35" w:rsidP="00C3704B">
      <w:pPr>
        <w:pStyle w:val="ListParagraph"/>
        <w:numPr>
          <w:ilvl w:val="0"/>
          <w:numId w:val="28"/>
        </w:numPr>
      </w:pPr>
      <w:r>
        <w:t>Để tạo phương trình tại các vị trí mong muốn khác:</w:t>
      </w:r>
    </w:p>
    <w:p w:rsidR="00481B35" w:rsidRDefault="00481B35" w:rsidP="00481B35">
      <w:pPr>
        <w:ind w:left="360"/>
      </w:pPr>
      <w:r>
        <w:t xml:space="preserve">Bấm Insert </w:t>
      </w:r>
      <w:r>
        <w:sym w:font="Wingdings" w:char="F0E0"/>
      </w:r>
      <w:r>
        <w:t xml:space="preserve"> Equation </w:t>
      </w:r>
      <w:r>
        <w:sym w:font="Wingdings" w:char="F0E0"/>
      </w:r>
      <w:r>
        <w:t xml:space="preserve"> kéo thanh trượt xuống dưới và chọn Phuong trình (theo tên vừa đặt)</w:t>
      </w:r>
    </w:p>
    <w:p w:rsidR="00481B35" w:rsidRDefault="00481B35" w:rsidP="00481B35">
      <w:pPr>
        <w:ind w:left="360"/>
        <w:jc w:val="center"/>
      </w:pPr>
      <w:r>
        <w:rPr>
          <w:noProof/>
          <w:lang w:val="vi-VN" w:eastAsia="vi-VN"/>
        </w:rPr>
        <w:drawing>
          <wp:inline distT="0" distB="0" distL="0" distR="0" wp14:anchorId="00CE2BF7" wp14:editId="007949D9">
            <wp:extent cx="5638357" cy="2484407"/>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38611" cy="2484519"/>
                    </a:xfrm>
                    <a:prstGeom prst="rect">
                      <a:avLst/>
                    </a:prstGeom>
                    <a:noFill/>
                    <a:ln>
                      <a:noFill/>
                    </a:ln>
                  </pic:spPr>
                </pic:pic>
              </a:graphicData>
            </a:graphic>
          </wp:inline>
        </w:drawing>
      </w:r>
    </w:p>
    <w:p w:rsidR="00745838" w:rsidRDefault="00481B35" w:rsidP="00481B35">
      <w:r>
        <w:lastRenderedPageBreak/>
        <w:t xml:space="preserve">Khi đó sẽ hiện ra bảng không có đường biên để người dùng </w:t>
      </w:r>
      <w:r w:rsidR="006F7479">
        <w:t xml:space="preserve">soạn </w:t>
      </w:r>
      <w:r>
        <w:t>phương trình</w:t>
      </w:r>
      <w:r w:rsidR="006F7479">
        <w:t xml:space="preserve"> tiếp theo</w:t>
      </w:r>
      <w:r>
        <w:t>, số thứ tự của phương trình sẽ tự động tăng. Đánh máy phương trình vào ô “Type equation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5487"/>
        <w:gridCol w:w="1781"/>
      </w:tblGrid>
      <w:tr w:rsidR="00481B35" w:rsidTr="00492AC4">
        <w:tc>
          <w:tcPr>
            <w:tcW w:w="1526" w:type="dxa"/>
          </w:tcPr>
          <w:p w:rsidR="00481B35" w:rsidRDefault="00481B35" w:rsidP="00492AC4"/>
        </w:tc>
        <w:tc>
          <w:tcPr>
            <w:tcW w:w="5670" w:type="dxa"/>
            <w:shd w:val="clear" w:color="auto" w:fill="auto"/>
          </w:tcPr>
          <w:p w:rsidR="00481B35" w:rsidRPr="00481B35" w:rsidRDefault="00D6455F" w:rsidP="00492AC4">
            <w:sdt>
              <w:sdtPr>
                <w:rPr>
                  <w:rFonts w:ascii="Cambria Math" w:hAnsi="Cambria Math"/>
                  <w:i/>
                </w:rPr>
                <w:id w:val="-412317257"/>
                <w:temporary/>
                <w:showingPlcHdr/>
                <w:equation/>
              </w:sdtPr>
              <w:sdtEndPr/>
              <w:sdtContent>
                <m:oMathPara>
                  <m:oMathParaPr>
                    <m:jc m:val="left"/>
                  </m:oMathParaPr>
                  <m:oMath>
                    <m:r>
                      <m:rPr>
                        <m:sty m:val="p"/>
                      </m:rPr>
                      <w:rPr>
                        <w:rStyle w:val="PlaceholderText"/>
                        <w:rFonts w:ascii="Cambria Math" w:hAnsi="Cambria Math"/>
                      </w:rPr>
                      <m:t>Type equation here.</m:t>
                    </m:r>
                  </m:oMath>
                </m:oMathPara>
              </w:sdtContent>
            </w:sdt>
          </w:p>
        </w:tc>
        <w:tc>
          <w:tcPr>
            <w:tcW w:w="1857" w:type="dxa"/>
          </w:tcPr>
          <w:p w:rsidR="00481B35" w:rsidRDefault="00481B35" w:rsidP="00492AC4">
            <w:pPr>
              <w:pStyle w:val="Caption"/>
              <w:jc w:val="both"/>
            </w:pPr>
            <w:r>
              <w:t xml:space="preserve">PT </w:t>
            </w:r>
            <w:r w:rsidR="00D6455F">
              <w:fldChar w:fldCharType="begin"/>
            </w:r>
            <w:r w:rsidR="00D6455F">
              <w:instrText xml:space="preserve"> STYLEREF 1 \s </w:instrText>
            </w:r>
            <w:r w:rsidR="00D6455F">
              <w:fldChar w:fldCharType="separate"/>
            </w:r>
            <w:r w:rsidR="00F00969">
              <w:rPr>
                <w:noProof/>
              </w:rPr>
              <w:t>1</w:t>
            </w:r>
            <w:r w:rsidR="00D6455F">
              <w:rPr>
                <w:noProof/>
              </w:rPr>
              <w:fldChar w:fldCharType="end"/>
            </w:r>
            <w:r>
              <w:t>.</w:t>
            </w:r>
            <w:r w:rsidR="00D6455F">
              <w:fldChar w:fldCharType="begin"/>
            </w:r>
            <w:r w:rsidR="00D6455F">
              <w:instrText xml:space="preserve"> SEQ PT \* ARABIC \s 1 </w:instrText>
            </w:r>
            <w:r w:rsidR="00D6455F">
              <w:fldChar w:fldCharType="separate"/>
            </w:r>
            <w:r w:rsidR="00F00969">
              <w:rPr>
                <w:noProof/>
              </w:rPr>
              <w:t>2</w:t>
            </w:r>
            <w:r w:rsidR="00D6455F">
              <w:rPr>
                <w:noProof/>
              </w:rPr>
              <w:fldChar w:fldCharType="end"/>
            </w:r>
          </w:p>
        </w:tc>
      </w:tr>
    </w:tbl>
    <w:p w:rsidR="00481B35" w:rsidRDefault="00A552F7" w:rsidP="00481B35">
      <w:r>
        <w:t>Thực hiện tương tự cho các phương trình khác.</w:t>
      </w:r>
    </w:p>
    <w:p w:rsidR="00FC5FE8" w:rsidRDefault="00CD0DD0" w:rsidP="00DD4CCD">
      <w:pPr>
        <w:pStyle w:val="Heading2"/>
      </w:pPr>
      <w:bookmarkStart w:id="16" w:name="_Toc21499677"/>
      <w:r>
        <w:t xml:space="preserve">Tạo tham chiếu </w:t>
      </w:r>
      <w:r w:rsidR="00F95B23">
        <w:t>chéo giữa các đoạn văn bản</w:t>
      </w:r>
      <w:bookmarkEnd w:id="16"/>
    </w:p>
    <w:p w:rsidR="001E2EC6" w:rsidRDefault="001E2EC6" w:rsidP="00FC5FE8">
      <w:r>
        <w:t>Khi viết đồ án nếu cần tham chiếu tới một mục khác hoặc hình vẽ hoặc bảng biểu hoặc phương trình…thì có thể thực hiện tự động. Tham khảo ví dụ sau:</w:t>
      </w:r>
    </w:p>
    <w:p w:rsidR="001E2EC6" w:rsidRDefault="001E2EC6" w:rsidP="00FC5FE8">
      <w:r>
        <w:t>“</w:t>
      </w:r>
      <w:r w:rsidR="00EA08E6">
        <w:rPr>
          <w:i/>
          <w:color w:val="auto"/>
        </w:rPr>
        <w:t>G</w:t>
      </w:r>
      <w:r w:rsidRPr="00E32F2C">
        <w:rPr>
          <w:i/>
          <w:color w:val="auto"/>
        </w:rPr>
        <w:t xml:space="preserve">iá trị trung bình của các </w:t>
      </w:r>
      <w:r w:rsidR="0029438A">
        <w:rPr>
          <w:i/>
          <w:color w:val="auto"/>
        </w:rPr>
        <w:t>kết quả</w:t>
      </w:r>
      <w:r w:rsidRPr="00E32F2C">
        <w:rPr>
          <w:i/>
          <w:color w:val="auto"/>
        </w:rPr>
        <w:t xml:space="preserve"> thí nghiệm đã </w:t>
      </w:r>
      <w:r w:rsidR="00EA08E6">
        <w:rPr>
          <w:i/>
          <w:color w:val="auto"/>
        </w:rPr>
        <w:t xml:space="preserve">được </w:t>
      </w:r>
      <w:r w:rsidRPr="00E32F2C">
        <w:rPr>
          <w:i/>
          <w:color w:val="auto"/>
        </w:rPr>
        <w:t xml:space="preserve">mô tả ở </w:t>
      </w:r>
      <w:r w:rsidR="00200822">
        <w:rPr>
          <w:i/>
          <w:color w:val="auto"/>
        </w:rPr>
        <w:t>bảng</w:t>
      </w:r>
      <w:r w:rsidRPr="00E32F2C">
        <w:rPr>
          <w:i/>
          <w:color w:val="auto"/>
          <w:highlight w:val="yellow"/>
        </w:rPr>
        <w:t>……..</w:t>
      </w:r>
      <w:r w:rsidR="00EA08E6">
        <w:rPr>
          <w:i/>
          <w:color w:val="auto"/>
        </w:rPr>
        <w:t xml:space="preserve">; </w:t>
      </w:r>
      <w:r w:rsidRPr="00E32F2C">
        <w:rPr>
          <w:i/>
          <w:color w:val="auto"/>
        </w:rPr>
        <w:t xml:space="preserve">các </w:t>
      </w:r>
      <w:r w:rsidR="00200822">
        <w:rPr>
          <w:i/>
          <w:color w:val="auto"/>
        </w:rPr>
        <w:t>đánh giá ở mục</w:t>
      </w:r>
      <w:r w:rsidRPr="00E32F2C">
        <w:rPr>
          <w:i/>
          <w:color w:val="auto"/>
          <w:highlight w:val="yellow"/>
        </w:rPr>
        <w:t>….</w:t>
      </w:r>
      <w:r w:rsidR="00A11966" w:rsidRPr="00E32F2C">
        <w:rPr>
          <w:i/>
          <w:color w:val="auto"/>
        </w:rPr>
        <w:t xml:space="preserve"> </w:t>
      </w:r>
      <w:r w:rsidR="00200822">
        <w:rPr>
          <w:i/>
          <w:color w:val="auto"/>
        </w:rPr>
        <w:t xml:space="preserve">hoàn toàn </w:t>
      </w:r>
      <w:r w:rsidRPr="00E32F2C">
        <w:rPr>
          <w:i/>
          <w:color w:val="auto"/>
        </w:rPr>
        <w:t xml:space="preserve">phù hợp </w:t>
      </w:r>
      <w:r w:rsidR="00200822">
        <w:rPr>
          <w:i/>
          <w:color w:val="auto"/>
        </w:rPr>
        <w:t>với kết quả</w:t>
      </w:r>
      <w:r w:rsidR="001D55E2">
        <w:rPr>
          <w:i/>
          <w:color w:val="auto"/>
        </w:rPr>
        <w:t xml:space="preserve"> được thể hiện ở </w:t>
      </w:r>
      <w:r w:rsidRPr="00E32F2C">
        <w:rPr>
          <w:i/>
          <w:color w:val="auto"/>
        </w:rPr>
        <w:t>hình</w:t>
      </w:r>
      <w:r w:rsidRPr="00E32F2C">
        <w:rPr>
          <w:i/>
          <w:color w:val="auto"/>
          <w:highlight w:val="yellow"/>
        </w:rPr>
        <w:t>…..</w:t>
      </w:r>
      <w:r>
        <w:t xml:space="preserve">” </w:t>
      </w:r>
    </w:p>
    <w:p w:rsidR="001E2EC6" w:rsidRDefault="001E2EC6" w:rsidP="00A11966">
      <w:r>
        <w:t xml:space="preserve">Ở ví dụ này cần tham chiếu đến </w:t>
      </w:r>
      <w:r w:rsidR="00A11966">
        <w:t xml:space="preserve">đầu </w:t>
      </w:r>
      <w:r>
        <w:t xml:space="preserve">mục, bảng, </w:t>
      </w:r>
      <w:r w:rsidR="003835FC">
        <w:t>hình vẽ sẽ thực hiện như sau:</w:t>
      </w:r>
      <w:r>
        <w:t xml:space="preserve"> </w:t>
      </w:r>
    </w:p>
    <w:p w:rsidR="002F1AE7" w:rsidRDefault="002F1AE7" w:rsidP="00A11966">
      <w:r>
        <w:t xml:space="preserve">Bấm chuột vào chỗ cần chèn tham chiếu </w:t>
      </w:r>
      <w:r>
        <w:sym w:font="Wingdings" w:char="F0E0"/>
      </w:r>
      <w:r>
        <w:t xml:space="preserve"> chọn Reference </w:t>
      </w:r>
      <w:r>
        <w:sym w:font="Wingdings" w:char="F0E0"/>
      </w:r>
      <w:r>
        <w:t xml:space="preserve"> chọn Cross-reference </w:t>
      </w:r>
      <w:r>
        <w:sym w:font="Wingdings" w:char="F0E0"/>
      </w:r>
      <w:r>
        <w:t xml:space="preserve"> hiện bảng thoại </w:t>
      </w:r>
      <w:r>
        <w:sym w:font="Wingdings" w:char="F0E0"/>
      </w:r>
      <w:r>
        <w:t xml:space="preserve"> chọn mục tương ứng của Reference type:</w:t>
      </w:r>
    </w:p>
    <w:p w:rsidR="002F1AE7" w:rsidRDefault="002F1AE7" w:rsidP="009C68C6">
      <w:pPr>
        <w:pStyle w:val="ListParagraph"/>
        <w:numPr>
          <w:ilvl w:val="0"/>
          <w:numId w:val="20"/>
        </w:numPr>
      </w:pPr>
      <w:r>
        <w:t xml:space="preserve">Tham chiếu tới </w:t>
      </w:r>
      <w:r w:rsidR="00F3535C">
        <w:t xml:space="preserve">chương, mục </w:t>
      </w:r>
      <w:r>
        <w:sym w:font="Wingdings" w:char="F0E0"/>
      </w:r>
      <w:r>
        <w:t xml:space="preserve"> chọn </w:t>
      </w:r>
      <w:r w:rsidR="00697D49">
        <w:t>"</w:t>
      </w:r>
      <w:r w:rsidR="00306E11">
        <w:t>Heading</w:t>
      </w:r>
      <w:r w:rsidR="00697D49">
        <w:t>"</w:t>
      </w:r>
      <w:r>
        <w:t xml:space="preserve"> </w:t>
      </w:r>
      <w:r>
        <w:sym w:font="Wingdings" w:char="F0E0"/>
      </w:r>
      <w:r>
        <w:t xml:space="preserve"> với mục “Insert reference to” chọn loại tương ứng</w:t>
      </w:r>
      <w:r w:rsidR="002F21C3">
        <w:t xml:space="preserve"> là “</w:t>
      </w:r>
      <w:r>
        <w:t>Paragraph number</w:t>
      </w:r>
      <w:r w:rsidR="002F21C3">
        <w:t>”</w:t>
      </w:r>
      <w:r w:rsidR="00C96EC2">
        <w:t xml:space="preserve"> </w:t>
      </w:r>
      <w:r w:rsidR="00C96EC2">
        <w:sym w:font="Wingdings" w:char="F0E0"/>
      </w:r>
      <w:r w:rsidR="00C96EC2">
        <w:t xml:space="preserve"> chọn đầu mục tương ứng trong "For which numberred item:" </w:t>
      </w:r>
      <w:r w:rsidR="00C96EC2">
        <w:sym w:font="Wingdings" w:char="F0E0"/>
      </w:r>
      <w:r w:rsidR="00C96EC2">
        <w:t xml:space="preserve"> OK</w:t>
      </w:r>
    </w:p>
    <w:p w:rsidR="00C96EC2" w:rsidRDefault="00C96EC2" w:rsidP="009C68C6">
      <w:pPr>
        <w:pStyle w:val="ListParagraph"/>
        <w:numPr>
          <w:ilvl w:val="0"/>
          <w:numId w:val="20"/>
        </w:numPr>
      </w:pPr>
      <w:r>
        <w:t>Tham chiếu tới hình vẽ</w:t>
      </w:r>
      <w:r w:rsidR="00306E11">
        <w:t>, bảng biểu</w:t>
      </w:r>
      <w:r>
        <w:t xml:space="preserve">: chọn </w:t>
      </w:r>
      <w:r w:rsidR="00697D49">
        <w:t>mục "Reference type" tương</w:t>
      </w:r>
      <w:r>
        <w:t xml:space="preserve"> </w:t>
      </w:r>
      <w:r w:rsidR="00697D49">
        <w:t>ứng với kiểu tham chiếu và thực hiện tương tự như tham chiếu đầu mục.</w:t>
      </w:r>
    </w:p>
    <w:p w:rsidR="00492AC4" w:rsidRDefault="00492AC4" w:rsidP="00E40B4C">
      <w:pPr>
        <w:jc w:val="center"/>
      </w:pPr>
      <w:r>
        <w:rPr>
          <w:noProof/>
          <w:lang w:val="vi-VN" w:eastAsia="vi-VN"/>
        </w:rPr>
        <w:drawing>
          <wp:inline distT="0" distB="0" distL="0" distR="0" wp14:anchorId="4812B644" wp14:editId="10E72908">
            <wp:extent cx="3487003" cy="286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8576" cy="2873265"/>
                    </a:xfrm>
                    <a:prstGeom prst="rect">
                      <a:avLst/>
                    </a:prstGeom>
                    <a:noFill/>
                    <a:ln>
                      <a:noFill/>
                    </a:ln>
                  </pic:spPr>
                </pic:pic>
              </a:graphicData>
            </a:graphic>
          </wp:inline>
        </w:drawing>
      </w:r>
    </w:p>
    <w:p w:rsidR="00F95B23" w:rsidRDefault="00F95B23" w:rsidP="00F95B23">
      <w:pPr>
        <w:pStyle w:val="Heading2"/>
      </w:pPr>
      <w:bookmarkStart w:id="17" w:name="_Toc21499678"/>
      <w:r>
        <w:t>Tạo danh mục tài liệu tham khảo</w:t>
      </w:r>
      <w:bookmarkEnd w:id="17"/>
    </w:p>
    <w:p w:rsidR="00DB0AB0" w:rsidRDefault="00DB0AB0" w:rsidP="00F95B23">
      <w:r>
        <w:t>Lưu ý: t</w:t>
      </w:r>
      <w:r w:rsidR="008D705E">
        <w:t xml:space="preserve">ài liệu tham khảo là các tài liệu được trích dẫn trong đồ án, </w:t>
      </w:r>
      <w:r w:rsidR="008D705E" w:rsidRPr="008D705E">
        <w:rPr>
          <w:u w:val="single"/>
        </w:rPr>
        <w:t>không phải là các tài liệu đã đọc</w:t>
      </w:r>
      <w:r w:rsidR="008D705E">
        <w:t>.</w:t>
      </w:r>
      <w:r>
        <w:t xml:space="preserve"> Cách thức trích dẫn và tạo danh mục tài liệu tham khảo theo các bước sau:</w:t>
      </w:r>
    </w:p>
    <w:p w:rsidR="00DB0AB0" w:rsidRDefault="00DB0AB0" w:rsidP="00DB0AB0">
      <w:pPr>
        <w:pStyle w:val="ListParagraph"/>
        <w:numPr>
          <w:ilvl w:val="0"/>
          <w:numId w:val="31"/>
        </w:numPr>
      </w:pPr>
      <w:r>
        <w:t xml:space="preserve">Bước 1: </w:t>
      </w:r>
      <w:r w:rsidR="003E7DF1">
        <w:t xml:space="preserve">nhập thông tin chi tiết của từng </w:t>
      </w:r>
      <w:r>
        <w:t xml:space="preserve">tài liệu </w:t>
      </w:r>
      <w:r w:rsidR="003E7DF1">
        <w:t>tham khảo</w:t>
      </w:r>
      <w:r>
        <w:t>.</w:t>
      </w:r>
    </w:p>
    <w:p w:rsidR="00DB0AB0" w:rsidRDefault="00DB0AB0" w:rsidP="00DB0AB0">
      <w:pPr>
        <w:pStyle w:val="ListParagraph"/>
        <w:numPr>
          <w:ilvl w:val="0"/>
          <w:numId w:val="31"/>
        </w:numPr>
      </w:pPr>
      <w:r>
        <w:t>Bước 2: trích dẫn tài liệu tại các mục cần thiết.</w:t>
      </w:r>
    </w:p>
    <w:p w:rsidR="00DB0AB0" w:rsidRDefault="00DB0AB0" w:rsidP="00DB0AB0">
      <w:pPr>
        <w:pStyle w:val="ListParagraph"/>
        <w:numPr>
          <w:ilvl w:val="0"/>
          <w:numId w:val="31"/>
        </w:numPr>
      </w:pPr>
      <w:r>
        <w:t>Bước 3: tạo danh mục tài liệu tham khảo</w:t>
      </w:r>
    </w:p>
    <w:p w:rsidR="00DB0AB0" w:rsidRDefault="00046ED3" w:rsidP="00046ED3">
      <w:pPr>
        <w:pStyle w:val="ListParagraph"/>
        <w:numPr>
          <w:ilvl w:val="0"/>
          <w:numId w:val="32"/>
        </w:numPr>
        <w:spacing w:before="120"/>
        <w:ind w:left="714" w:hanging="357"/>
        <w:contextualSpacing w:val="0"/>
      </w:pPr>
      <w:r>
        <w:t xml:space="preserve">Bước 1: </w:t>
      </w:r>
      <w:r w:rsidR="003E7DF1">
        <w:t>nhập thông tin chi tiết của từng tài liệu tham khảo</w:t>
      </w:r>
    </w:p>
    <w:p w:rsidR="00DB0AB0" w:rsidRDefault="0091261B" w:rsidP="00DB0AB0">
      <w:r>
        <w:lastRenderedPageBreak/>
        <w:t xml:space="preserve">Chọn "Reference" trên thanh công cụ </w:t>
      </w:r>
      <w:r>
        <w:sym w:font="Wingdings" w:char="F0E0"/>
      </w:r>
      <w:r>
        <w:t xml:space="preserve"> "Manager Sources" </w:t>
      </w:r>
      <w:r>
        <w:sym w:font="Wingdings" w:char="F0E0"/>
      </w:r>
      <w:r>
        <w:t xml:space="preserve"> hiện hộp thoại "Source Manager" </w:t>
      </w:r>
      <w:r>
        <w:sym w:font="Wingdings" w:char="F0E0"/>
      </w:r>
      <w:r>
        <w:t xml:space="preserve"> chọn "New" để tạo chỉ mục cho tài liệu mới</w:t>
      </w:r>
    </w:p>
    <w:p w:rsidR="00C57B7F" w:rsidRDefault="00C57B7F" w:rsidP="00C57B7F">
      <w:pPr>
        <w:jc w:val="center"/>
      </w:pPr>
      <w:r>
        <w:rPr>
          <w:noProof/>
          <w:lang w:val="vi-VN" w:eastAsia="vi-VN"/>
        </w:rPr>
        <w:drawing>
          <wp:inline distT="0" distB="0" distL="0" distR="0" wp14:anchorId="0F1DC65D" wp14:editId="044FA8F1">
            <wp:extent cx="4879834" cy="2706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887459" cy="2710580"/>
                    </a:xfrm>
                    <a:prstGeom prst="rect">
                      <a:avLst/>
                    </a:prstGeom>
                    <a:noFill/>
                    <a:ln>
                      <a:noFill/>
                    </a:ln>
                  </pic:spPr>
                </pic:pic>
              </a:graphicData>
            </a:graphic>
          </wp:inline>
        </w:drawing>
      </w:r>
    </w:p>
    <w:p w:rsidR="00C57B7F" w:rsidRDefault="00FD2480" w:rsidP="00DB0AB0">
      <w:r>
        <w:t>Thực hiện tương tự các bước trên khi có nhiều tài liệu tham khảo, kết quả sẽ là một cơ sở dữ liệu của các tài liệu dự tính dùng để tham khảo</w:t>
      </w:r>
      <w:r w:rsidR="00197453">
        <w:t xml:space="preserve"> như ví dụ sau:</w:t>
      </w:r>
    </w:p>
    <w:p w:rsidR="00197453" w:rsidRDefault="003F2BB8" w:rsidP="003F2BB8">
      <w:pPr>
        <w:jc w:val="center"/>
      </w:pPr>
      <w:r>
        <w:rPr>
          <w:noProof/>
          <w:lang w:val="vi-VN" w:eastAsia="vi-VN"/>
        </w:rPr>
        <w:drawing>
          <wp:inline distT="0" distB="0" distL="0" distR="0" wp14:anchorId="7F10E024" wp14:editId="4573C6EE">
            <wp:extent cx="5195936" cy="272566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97616" cy="2726541"/>
                    </a:xfrm>
                    <a:prstGeom prst="rect">
                      <a:avLst/>
                    </a:prstGeom>
                    <a:noFill/>
                    <a:ln>
                      <a:noFill/>
                    </a:ln>
                  </pic:spPr>
                </pic:pic>
              </a:graphicData>
            </a:graphic>
          </wp:inline>
        </w:drawing>
      </w:r>
    </w:p>
    <w:p w:rsidR="00A231DB" w:rsidRDefault="00A231DB" w:rsidP="00A231DB">
      <w:pPr>
        <w:pStyle w:val="ListParagraph"/>
        <w:numPr>
          <w:ilvl w:val="0"/>
          <w:numId w:val="32"/>
        </w:numPr>
        <w:spacing w:before="120"/>
        <w:contextualSpacing w:val="0"/>
      </w:pPr>
      <w:r>
        <w:t>Bước 2: trích dẫn tài liệu tham khảo trong nội dung đồ án</w:t>
      </w:r>
    </w:p>
    <w:p w:rsidR="00A231DB" w:rsidRDefault="001433A1" w:rsidP="00A231DB">
      <w:r>
        <w:t xml:space="preserve">Đặt chuột tại vị trí cần chèn tài liệu tham khảo </w:t>
      </w:r>
      <w:r>
        <w:sym w:font="Wingdings" w:char="F0E0"/>
      </w:r>
      <w:r>
        <w:t xml:space="preserve"> </w:t>
      </w:r>
      <w:r w:rsidR="00A231DB">
        <w:t xml:space="preserve">Chọn "Reference" trên thanh công cụ </w:t>
      </w:r>
      <w:r w:rsidR="00A231DB">
        <w:sym w:font="Wingdings" w:char="F0E0"/>
      </w:r>
      <w:r w:rsidR="00A231DB">
        <w:t xml:space="preserve"> </w:t>
      </w:r>
      <w:r>
        <w:t xml:space="preserve">chọn kiểu trích dẫn tài liệu trong mục Style là IEEE </w:t>
      </w:r>
      <w:r>
        <w:sym w:font="Wingdings" w:char="F0E0"/>
      </w:r>
      <w:r>
        <w:t xml:space="preserve"> sau đó chọn "Insert Citation"  </w:t>
      </w:r>
      <w:r>
        <w:sym w:font="Wingdings" w:char="F0E0"/>
      </w:r>
      <w:r>
        <w:t xml:space="preserve"> chọn tài liệu mong muốn.</w:t>
      </w:r>
    </w:p>
    <w:p w:rsidR="001433A1" w:rsidRDefault="001433A1" w:rsidP="001433A1">
      <w:pPr>
        <w:jc w:val="center"/>
      </w:pPr>
      <w:r>
        <w:rPr>
          <w:noProof/>
          <w:lang w:val="vi-VN" w:eastAsia="vi-VN"/>
        </w:rPr>
        <w:lastRenderedPageBreak/>
        <w:drawing>
          <wp:inline distT="0" distB="0" distL="0" distR="0" wp14:anchorId="05A36A10" wp14:editId="692893DE">
            <wp:extent cx="4498913" cy="29418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3323" cy="2944755"/>
                    </a:xfrm>
                    <a:prstGeom prst="rect">
                      <a:avLst/>
                    </a:prstGeom>
                    <a:noFill/>
                    <a:ln>
                      <a:noFill/>
                    </a:ln>
                  </pic:spPr>
                </pic:pic>
              </a:graphicData>
            </a:graphic>
          </wp:inline>
        </w:drawing>
      </w:r>
    </w:p>
    <w:p w:rsidR="00C57B7F" w:rsidRDefault="00C57B7F" w:rsidP="00DB0AB0"/>
    <w:p w:rsidR="00DB0AB0" w:rsidRDefault="00B27AE1" w:rsidP="00DB0AB0">
      <w:r>
        <w:t>Kết quả:</w:t>
      </w:r>
    </w:p>
    <w:p w:rsidR="00FB171E" w:rsidRDefault="00F95B23" w:rsidP="00DB0AB0">
      <w:r w:rsidRPr="00B71184">
        <w:t>Tóm tắt nội dung của đồ án tốt nghiệp</w:t>
      </w:r>
      <w:r w:rsidRPr="00FC5FE8">
        <w:t xml:space="preserve"> </w:t>
      </w:r>
      <w:r w:rsidRPr="00B71184">
        <w:t>Tóm tắt nội dung của đồ án tốt nghiệp</w:t>
      </w:r>
      <w:r w:rsidRPr="00FC5FE8">
        <w:t xml:space="preserve"> </w:t>
      </w:r>
      <w:r w:rsidRPr="00B71184">
        <w:t>Tóm tắt nội dung của đồ án tốt nghiệp</w:t>
      </w:r>
      <w:r w:rsidR="00B27AE1">
        <w:t xml:space="preserve"> </w:t>
      </w:r>
      <w:sdt>
        <w:sdtPr>
          <w:rPr>
            <w:highlight w:val="yellow"/>
          </w:rPr>
          <w:id w:val="-582984363"/>
          <w:citation/>
        </w:sdtPr>
        <w:sdtEndPr/>
        <w:sdtContent>
          <w:r w:rsidR="00B27AE1" w:rsidRPr="000B6253">
            <w:rPr>
              <w:highlight w:val="yellow"/>
            </w:rPr>
            <w:fldChar w:fldCharType="begin"/>
          </w:r>
          <w:r w:rsidR="00B27AE1" w:rsidRPr="000B6253">
            <w:rPr>
              <w:highlight w:val="yellow"/>
            </w:rPr>
            <w:instrText xml:space="preserve"> CITATION Trầ04 \l 1033 </w:instrText>
          </w:r>
          <w:r w:rsidR="00B27AE1" w:rsidRPr="000B6253">
            <w:rPr>
              <w:highlight w:val="yellow"/>
            </w:rPr>
            <w:fldChar w:fldCharType="separate"/>
          </w:r>
          <w:r w:rsidR="006667A7" w:rsidRPr="006667A7">
            <w:rPr>
              <w:noProof/>
              <w:highlight w:val="yellow"/>
            </w:rPr>
            <w:t>[1]</w:t>
          </w:r>
          <w:r w:rsidR="00B27AE1" w:rsidRPr="000B6253">
            <w:rPr>
              <w:highlight w:val="yellow"/>
            </w:rPr>
            <w:fldChar w:fldCharType="end"/>
          </w:r>
        </w:sdtContent>
      </w:sdt>
      <w:r w:rsidRPr="00FC5FE8">
        <w:t xml:space="preserve"> </w:t>
      </w:r>
      <w:r w:rsidRPr="00B71184">
        <w:t>Tóm tắt nội dung của đồ án tốt nghiệp</w:t>
      </w:r>
      <w:r w:rsidRPr="00FC5FE8">
        <w:t xml:space="preserve"> </w:t>
      </w:r>
      <w:r w:rsidRPr="00B71184">
        <w:t>Tóm tắt nội dung của đồ án tốt nghiệp</w:t>
      </w:r>
      <w:r w:rsidRPr="00FC5FE8">
        <w:t xml:space="preserve"> </w:t>
      </w:r>
      <w:r w:rsidRPr="00B71184">
        <w:t xml:space="preserve">Tóm tắt nội dung của đồ án tốt </w:t>
      </w:r>
      <w:r w:rsidRPr="000B6253">
        <w:rPr>
          <w:highlight w:val="yellow"/>
        </w:rPr>
        <w:t xml:space="preserve">nghiệp </w:t>
      </w:r>
      <w:sdt>
        <w:sdtPr>
          <w:rPr>
            <w:highlight w:val="yellow"/>
          </w:rPr>
          <w:id w:val="-494807470"/>
          <w:citation/>
        </w:sdtPr>
        <w:sdtEndPr/>
        <w:sdtContent>
          <w:r w:rsidR="00B27AE1" w:rsidRPr="000B6253">
            <w:rPr>
              <w:highlight w:val="yellow"/>
            </w:rPr>
            <w:fldChar w:fldCharType="begin"/>
          </w:r>
          <w:r w:rsidR="00B27AE1" w:rsidRPr="000B6253">
            <w:rPr>
              <w:highlight w:val="yellow"/>
            </w:rPr>
            <w:instrText xml:space="preserve"> CITATION Abe95 \l 1033 </w:instrText>
          </w:r>
          <w:r w:rsidR="00B27AE1" w:rsidRPr="000B6253">
            <w:rPr>
              <w:highlight w:val="yellow"/>
            </w:rPr>
            <w:fldChar w:fldCharType="separate"/>
          </w:r>
          <w:r w:rsidR="006667A7" w:rsidRPr="006667A7">
            <w:rPr>
              <w:noProof/>
              <w:highlight w:val="yellow"/>
            </w:rPr>
            <w:t>[2]</w:t>
          </w:r>
          <w:r w:rsidR="00B27AE1" w:rsidRPr="000B6253">
            <w:rPr>
              <w:highlight w:val="yellow"/>
            </w:rPr>
            <w:fldChar w:fldCharType="end"/>
          </w:r>
        </w:sdtContent>
      </w:sdt>
      <w:r w:rsidR="00B27AE1">
        <w:t xml:space="preserve"> </w:t>
      </w:r>
      <w:r w:rsidRPr="00B71184">
        <w:t>Tóm tắt nội dung của đồ án tốt nghiệp</w:t>
      </w:r>
      <w:r>
        <w:t>.</w:t>
      </w:r>
    </w:p>
    <w:p w:rsidR="000B6253" w:rsidRDefault="000B6253" w:rsidP="000B6253">
      <w:pPr>
        <w:pStyle w:val="ListParagraph"/>
        <w:numPr>
          <w:ilvl w:val="0"/>
          <w:numId w:val="32"/>
        </w:numPr>
        <w:spacing w:before="120"/>
        <w:contextualSpacing w:val="0"/>
      </w:pPr>
      <w:r>
        <w:t>Bước 3: tạo danh mục tài liệu tham khảo của đồ án</w:t>
      </w:r>
    </w:p>
    <w:p w:rsidR="000B6253" w:rsidRDefault="000B6253" w:rsidP="000B6253">
      <w:r>
        <w:t xml:space="preserve">Chuyển tới </w:t>
      </w:r>
      <w:r w:rsidR="000B59E7">
        <w:t>trang muốn tạo danh mục "TÀI LIỆU THAM KHẢO"</w:t>
      </w:r>
      <w:r w:rsidR="00FC0E18">
        <w:t xml:space="preserve"> </w:t>
      </w:r>
      <w:r w:rsidR="000B59E7">
        <w:t xml:space="preserve">và </w:t>
      </w:r>
      <w:r w:rsidR="00FC0E18">
        <w:t>thực hiện theo hướng dẫn</w:t>
      </w:r>
      <w:r w:rsidR="000B59E7">
        <w:t xml:space="preserve"> sau:</w:t>
      </w:r>
    </w:p>
    <w:p w:rsidR="000B59E7" w:rsidRDefault="000B59E7" w:rsidP="000B59E7">
      <w:pPr>
        <w:pStyle w:val="ListParagraph"/>
        <w:numPr>
          <w:ilvl w:val="0"/>
          <w:numId w:val="31"/>
        </w:numPr>
      </w:pPr>
      <w:r>
        <w:t>Tạo trang TÀI LIỆU THAM KHẢO</w:t>
      </w:r>
    </w:p>
    <w:p w:rsidR="000B59E7" w:rsidRDefault="000B59E7" w:rsidP="000B59E7">
      <w:pPr>
        <w:pStyle w:val="ListParagraph"/>
        <w:numPr>
          <w:ilvl w:val="0"/>
          <w:numId w:val="31"/>
        </w:numPr>
      </w:pPr>
      <w:r>
        <w:t xml:space="preserve">Đặt chuột tại ví trí đầu trang </w:t>
      </w:r>
      <w:r>
        <w:sym w:font="Wingdings" w:char="F0E0"/>
      </w:r>
      <w:r>
        <w:t xml:space="preserve"> chọn tab Reference</w:t>
      </w:r>
    </w:p>
    <w:p w:rsidR="000B59E7" w:rsidRDefault="000B59E7" w:rsidP="000B59E7">
      <w:pPr>
        <w:pStyle w:val="ListParagraph"/>
        <w:numPr>
          <w:ilvl w:val="0"/>
          <w:numId w:val="31"/>
        </w:numPr>
      </w:pPr>
      <w:r>
        <w:t>Chọn Style kiểu "IEEE"</w:t>
      </w:r>
    </w:p>
    <w:p w:rsidR="000B59E7" w:rsidRDefault="000B59E7" w:rsidP="000B59E7">
      <w:pPr>
        <w:pStyle w:val="ListParagraph"/>
        <w:numPr>
          <w:ilvl w:val="0"/>
          <w:numId w:val="31"/>
        </w:numPr>
      </w:pPr>
      <w:r>
        <w:t xml:space="preserve">Bấm vào Bibliography </w:t>
      </w:r>
      <w:r>
        <w:sym w:font="Wingdings" w:char="F0E0"/>
      </w:r>
      <w:r>
        <w:t xml:space="preserve">  "Work Cited".</w:t>
      </w:r>
    </w:p>
    <w:p w:rsidR="000B59E7" w:rsidRDefault="00CB1DDA" w:rsidP="00CB1DDA">
      <w:pPr>
        <w:jc w:val="center"/>
      </w:pPr>
      <w:r>
        <w:rPr>
          <w:noProof/>
          <w:lang w:val="vi-VN" w:eastAsia="vi-VN"/>
        </w:rPr>
        <w:drawing>
          <wp:inline distT="0" distB="0" distL="0" distR="0">
            <wp:extent cx="4187132" cy="3122607"/>
            <wp:effectExtent l="0" t="0" r="444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9848" cy="3124633"/>
                    </a:xfrm>
                    <a:prstGeom prst="rect">
                      <a:avLst/>
                    </a:prstGeom>
                    <a:noFill/>
                    <a:ln>
                      <a:noFill/>
                    </a:ln>
                  </pic:spPr>
                </pic:pic>
              </a:graphicData>
            </a:graphic>
          </wp:inline>
        </w:drawing>
      </w:r>
    </w:p>
    <w:p w:rsidR="00CB1DDA" w:rsidRDefault="00CB1DDA" w:rsidP="000B6253">
      <w:r>
        <w:lastRenderedPageBreak/>
        <w:t xml:space="preserve">Trong trường hợp </w:t>
      </w:r>
      <w:r w:rsidR="00B97512">
        <w:t xml:space="preserve">phần số thứ tự của các tài liệu tham khảo bị lệch dòng so với </w:t>
      </w:r>
      <w:r w:rsidR="007F2A10">
        <w:t>phần chữ như sau:</w:t>
      </w:r>
    </w:p>
    <w:p w:rsidR="007F2A10" w:rsidRDefault="007F2A10" w:rsidP="007F2A10">
      <w:pPr>
        <w:jc w:val="center"/>
      </w:pPr>
      <w:r>
        <w:rPr>
          <w:noProof/>
          <w:lang w:val="vi-VN" w:eastAsia="vi-VN"/>
        </w:rPr>
        <w:drawing>
          <wp:inline distT="0" distB="0" distL="0" distR="0">
            <wp:extent cx="4367283" cy="139701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77236" cy="1400201"/>
                    </a:xfrm>
                    <a:prstGeom prst="rect">
                      <a:avLst/>
                    </a:prstGeom>
                    <a:noFill/>
                    <a:ln>
                      <a:noFill/>
                    </a:ln>
                  </pic:spPr>
                </pic:pic>
              </a:graphicData>
            </a:graphic>
          </wp:inline>
        </w:drawing>
      </w:r>
    </w:p>
    <w:p w:rsidR="007F2A10" w:rsidRDefault="007F2A10" w:rsidP="000B6253"/>
    <w:p w:rsidR="007F2A10" w:rsidRDefault="007F2A10" w:rsidP="000B6253">
      <w:r>
        <w:t xml:space="preserve">Khi đó bấm chuột vào chữ bất kỳ trong danh mục tài liệu tham khảo đang có </w:t>
      </w:r>
      <w:r>
        <w:sym w:font="Wingdings" w:char="F0E0"/>
      </w:r>
      <w:r>
        <w:t xml:space="preserve"> bấm phải chuột và chọn "Paragraph":</w:t>
      </w:r>
    </w:p>
    <w:p w:rsidR="007F2A10" w:rsidRDefault="007F2A10" w:rsidP="007F2A10">
      <w:pPr>
        <w:jc w:val="center"/>
      </w:pPr>
      <w:r>
        <w:rPr>
          <w:noProof/>
          <w:lang w:val="vi-VN" w:eastAsia="vi-VN"/>
        </w:rPr>
        <w:drawing>
          <wp:inline distT="0" distB="0" distL="0" distR="0">
            <wp:extent cx="4093631" cy="1704957"/>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5499" cy="1709900"/>
                    </a:xfrm>
                    <a:prstGeom prst="rect">
                      <a:avLst/>
                    </a:prstGeom>
                    <a:noFill/>
                    <a:ln>
                      <a:noFill/>
                    </a:ln>
                  </pic:spPr>
                </pic:pic>
              </a:graphicData>
            </a:graphic>
          </wp:inline>
        </w:drawing>
      </w:r>
    </w:p>
    <w:p w:rsidR="007F2A10" w:rsidRDefault="007F2A10" w:rsidP="000B6253">
      <w:r>
        <w:t xml:space="preserve">Cửa sổ Paragraph sẽ hiện ra </w:t>
      </w:r>
      <w:r>
        <w:sym w:font="Wingdings" w:char="F0E0"/>
      </w:r>
      <w:r>
        <w:t xml:space="preserve"> chọn Special trong mục Indentation </w:t>
      </w:r>
      <w:r>
        <w:sym w:font="Wingdings" w:char="F0E0"/>
      </w:r>
      <w:r>
        <w:t xml:space="preserve"> bấm mũi tên xuống và chọn "(none)" </w:t>
      </w:r>
      <w:r>
        <w:sym w:font="Wingdings" w:char="F0E0"/>
      </w:r>
      <w:r>
        <w:t xml:space="preserve"> chọn OK.</w:t>
      </w:r>
    </w:p>
    <w:p w:rsidR="007F2A10" w:rsidRDefault="007F2A10" w:rsidP="007F2A10">
      <w:pPr>
        <w:jc w:val="center"/>
      </w:pPr>
      <w:r>
        <w:rPr>
          <w:noProof/>
          <w:lang w:val="vi-VN" w:eastAsia="vi-VN"/>
        </w:rPr>
        <w:drawing>
          <wp:inline distT="0" distB="0" distL="0" distR="0">
            <wp:extent cx="2483892" cy="31849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9726" cy="3192447"/>
                    </a:xfrm>
                    <a:prstGeom prst="rect">
                      <a:avLst/>
                    </a:prstGeom>
                    <a:noFill/>
                    <a:ln>
                      <a:noFill/>
                    </a:ln>
                  </pic:spPr>
                </pic:pic>
              </a:graphicData>
            </a:graphic>
          </wp:inline>
        </w:drawing>
      </w:r>
    </w:p>
    <w:p w:rsidR="007F2A10" w:rsidRDefault="007F2A10" w:rsidP="000B6253">
      <w:r>
        <w:t>Khi đó toàn bộ các số thứ tự sẽ được căn thẳng hàng với phần chữ của tài liệu tham khảo.</w:t>
      </w:r>
    </w:p>
    <w:p w:rsidR="007F2A10" w:rsidRDefault="007F2A10" w:rsidP="000B6253"/>
    <w:p w:rsidR="00CB1DDA" w:rsidRDefault="00CB1DDA" w:rsidP="000B6253"/>
    <w:p w:rsidR="000B59E7" w:rsidRDefault="000B59E7" w:rsidP="000B6253"/>
    <w:p w:rsidR="000B59E7" w:rsidRDefault="000B59E7" w:rsidP="007F2A10">
      <w:pPr>
        <w:jc w:val="center"/>
      </w:pPr>
      <w:r>
        <w:rPr>
          <w:noProof/>
          <w:lang w:val="vi-VN" w:eastAsia="vi-VN"/>
        </w:rPr>
        <w:lastRenderedPageBreak/>
        <w:drawing>
          <wp:inline distT="0" distB="0" distL="0" distR="0">
            <wp:extent cx="5035825" cy="2060499"/>
            <wp:effectExtent l="19050" t="19050" r="1270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6202" r="384"/>
                    <a:stretch/>
                  </pic:blipFill>
                  <pic:spPr bwMode="auto">
                    <a:xfrm>
                      <a:off x="0" y="0"/>
                      <a:ext cx="5036012" cy="2060575"/>
                    </a:xfrm>
                    <a:prstGeom prst="rect">
                      <a:avLst/>
                    </a:prstGeom>
                    <a:noFill/>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466EE" w:rsidRDefault="00170EAE" w:rsidP="00D466EE">
      <w:pPr>
        <w:pStyle w:val="Heading2"/>
      </w:pPr>
      <w:bookmarkStart w:id="18" w:name="_Toc21499679"/>
      <w:r>
        <w:t>C</w:t>
      </w:r>
      <w:r w:rsidR="00D466EE">
        <w:t>ập nhật lại các chú thích và tham chiếu</w:t>
      </w:r>
      <w:bookmarkEnd w:id="18"/>
    </w:p>
    <w:p w:rsidR="00D466EE" w:rsidRDefault="00137E85" w:rsidP="00D466EE">
      <w:r>
        <w:t>Trong quá trình soạn thảo đồ án người viết có thể thêm/bớt các đầu mục, xóa các đoạn văn không cần thiết, thêm trang, bớt trang… khi đó cần phải cập nhật lại danh mục các tham chiếu chéo. Các bước cập nhật tham chiếu chéo thực hiện như sau:</w:t>
      </w:r>
    </w:p>
    <w:p w:rsidR="00AD2102" w:rsidRDefault="00AD2102" w:rsidP="00AD2102">
      <w:pPr>
        <w:pStyle w:val="ListParagraph"/>
        <w:numPr>
          <w:ilvl w:val="0"/>
          <w:numId w:val="31"/>
        </w:numPr>
      </w:pPr>
      <w:r>
        <w:t>Bước 1: bấm vào chỗ bất kỳ trong văn bản và bấm đồng thời Clt-A để lựa chọn toàn bộ văn bản (hoặc từ tab Home chọn Select rồi chọn Select All).</w:t>
      </w:r>
    </w:p>
    <w:p w:rsidR="00C1242D" w:rsidRDefault="00C1242D" w:rsidP="00C1242D">
      <w:pPr>
        <w:pStyle w:val="ListParagraph"/>
        <w:numPr>
          <w:ilvl w:val="0"/>
          <w:numId w:val="31"/>
        </w:numPr>
      </w:pPr>
      <w:r>
        <w:t>Bước 2: bấm phải chuột tại chỗ bất kỳ của văn bản đã được lựa chọn</w:t>
      </w:r>
      <w:r w:rsidR="0095318E">
        <w:t xml:space="preserve"> sau đó</w:t>
      </w:r>
      <w:r>
        <w:t xml:space="preserve"> chọn </w:t>
      </w:r>
      <w:r w:rsidR="0095318E">
        <w:t>"</w:t>
      </w:r>
      <w:r w:rsidR="00AD2102">
        <w:t>Update Field</w:t>
      </w:r>
      <w:r w:rsidR="0095318E">
        <w:t>"</w:t>
      </w:r>
      <w:r w:rsidR="00AD2102">
        <w:t xml:space="preserve"> </w:t>
      </w:r>
      <w:r>
        <w:t xml:space="preserve">hoặc bấm phím </w:t>
      </w:r>
      <w:r w:rsidR="00AD2102">
        <w:t>F9.</w:t>
      </w:r>
    </w:p>
    <w:p w:rsidR="00C1242D" w:rsidRDefault="00C1242D" w:rsidP="00C1242D">
      <w:pPr>
        <w:jc w:val="center"/>
      </w:pPr>
      <w:r>
        <w:rPr>
          <w:noProof/>
          <w:lang w:val="vi-VN" w:eastAsia="vi-VN"/>
        </w:rPr>
        <w:drawing>
          <wp:inline distT="0" distB="0" distL="0" distR="0" wp14:anchorId="2B934766" wp14:editId="04F60E59">
            <wp:extent cx="1958454" cy="1047274"/>
            <wp:effectExtent l="0" t="0" r="381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40855" t="39085" r="41185" b="43842"/>
                    <a:stretch/>
                  </pic:blipFill>
                  <pic:spPr bwMode="auto">
                    <a:xfrm>
                      <a:off x="0" y="0"/>
                      <a:ext cx="1970396" cy="1053660"/>
                    </a:xfrm>
                    <a:prstGeom prst="rect">
                      <a:avLst/>
                    </a:prstGeom>
                    <a:ln>
                      <a:noFill/>
                    </a:ln>
                    <a:extLst>
                      <a:ext uri="{53640926-AAD7-44D8-BBD7-CCE9431645EC}">
                        <a14:shadowObscured xmlns:a14="http://schemas.microsoft.com/office/drawing/2010/main"/>
                      </a:ext>
                    </a:extLst>
                  </pic:spPr>
                </pic:pic>
              </a:graphicData>
            </a:graphic>
          </wp:inline>
        </w:drawing>
      </w:r>
    </w:p>
    <w:p w:rsidR="00C1242D" w:rsidRDefault="00C1242D" w:rsidP="00C1242D">
      <w:pPr>
        <w:pStyle w:val="ListParagraph"/>
        <w:numPr>
          <w:ilvl w:val="0"/>
          <w:numId w:val="31"/>
        </w:numPr>
      </w:pPr>
      <w:r>
        <w:t>Bước 3: chọn Update entire table và bấm OK</w:t>
      </w:r>
      <w:r w:rsidR="009155DC">
        <w:t>.</w:t>
      </w:r>
    </w:p>
    <w:p w:rsidR="00137E85" w:rsidRDefault="009155DC" w:rsidP="009155DC">
      <w:pPr>
        <w:pStyle w:val="ListParagraph"/>
      </w:pPr>
      <w:r>
        <w:t xml:space="preserve">Có thể sử dụng tùy chọn "Update page number only" nếu quá trình soạn thảo chỉ làm thay đổi số </w:t>
      </w:r>
      <w:r w:rsidR="00770708">
        <w:t xml:space="preserve">thứ tự các </w:t>
      </w:r>
      <w:r>
        <w:t>trang</w:t>
      </w:r>
      <w:r w:rsidR="00AD2102">
        <w:t>.</w:t>
      </w:r>
    </w:p>
    <w:p w:rsidR="00793FD2" w:rsidRDefault="00793FD2" w:rsidP="00793FD2">
      <w:pPr>
        <w:pStyle w:val="Heading2"/>
      </w:pPr>
      <w:bookmarkStart w:id="19" w:name="_Ref20512708"/>
      <w:bookmarkStart w:id="20" w:name="_Toc21499680"/>
      <w:r>
        <w:t>Tạo danh mục hình vẽ</w:t>
      </w:r>
      <w:bookmarkEnd w:id="19"/>
      <w:bookmarkEnd w:id="20"/>
    </w:p>
    <w:p w:rsidR="00A17FAF" w:rsidRDefault="00793FD2" w:rsidP="00953B66">
      <w:r>
        <w:t>Tạo một trang trắng tại vị trí muốn đặt "Danh mục hình vẽ", bấm chọn vị trí đầu trang</w:t>
      </w:r>
      <w:r w:rsidR="00953B66">
        <w:t xml:space="preserve"> và thực hiện các thao tác sau:</w:t>
      </w:r>
    </w:p>
    <w:p w:rsidR="00A17FAF" w:rsidRDefault="00A17FAF" w:rsidP="00A17FAF">
      <w:pPr>
        <w:pStyle w:val="ListParagraph"/>
        <w:numPr>
          <w:ilvl w:val="0"/>
          <w:numId w:val="31"/>
        </w:numPr>
      </w:pPr>
      <w:r>
        <w:t>C</w:t>
      </w:r>
      <w:r w:rsidR="00953B66">
        <w:t xml:space="preserve">họn tab "References" </w:t>
      </w:r>
      <w:r w:rsidR="00953B66">
        <w:sym w:font="Wingdings" w:char="F0E0"/>
      </w:r>
      <w:r w:rsidR="00953B66">
        <w:t xml:space="preserve"> bấm chọn "Table of Figures"</w:t>
      </w:r>
      <w:r>
        <w:t>:</w:t>
      </w:r>
    </w:p>
    <w:p w:rsidR="00953B66" w:rsidRDefault="00A17FAF" w:rsidP="00A17FAF">
      <w:pPr>
        <w:jc w:val="center"/>
      </w:pPr>
      <w:r>
        <w:rPr>
          <w:noProof/>
          <w:lang w:val="vi-VN" w:eastAsia="vi-VN"/>
        </w:rPr>
        <w:drawing>
          <wp:inline distT="0" distB="0" distL="0" distR="0" wp14:anchorId="3597263F" wp14:editId="02A306D2">
            <wp:extent cx="4558352" cy="101999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00837" cy="1029505"/>
                    </a:xfrm>
                    <a:prstGeom prst="rect">
                      <a:avLst/>
                    </a:prstGeom>
                    <a:noFill/>
                    <a:ln>
                      <a:noFill/>
                    </a:ln>
                  </pic:spPr>
                </pic:pic>
              </a:graphicData>
            </a:graphic>
          </wp:inline>
        </w:drawing>
      </w:r>
    </w:p>
    <w:p w:rsidR="00A17FAF" w:rsidRDefault="00A17FAF" w:rsidP="00A17FAF">
      <w:pPr>
        <w:pStyle w:val="ListParagraph"/>
        <w:numPr>
          <w:ilvl w:val="0"/>
          <w:numId w:val="31"/>
        </w:numPr>
      </w:pPr>
      <w:r>
        <w:t>Chọn "Hình" trong mục "Caption label" và bấm OK</w:t>
      </w:r>
    </w:p>
    <w:p w:rsidR="00A17FAF" w:rsidRDefault="00A17FAF" w:rsidP="00A17FAF">
      <w:pPr>
        <w:pStyle w:val="ListParagraph"/>
        <w:jc w:val="center"/>
      </w:pPr>
      <w:r>
        <w:rPr>
          <w:noProof/>
          <w:lang w:val="vi-VN" w:eastAsia="vi-VN"/>
        </w:rPr>
        <w:lastRenderedPageBreak/>
        <w:drawing>
          <wp:inline distT="0" distB="0" distL="0" distR="0" wp14:anchorId="43496827" wp14:editId="722D6D0B">
            <wp:extent cx="3323230" cy="296284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33635" cy="2972122"/>
                    </a:xfrm>
                    <a:prstGeom prst="rect">
                      <a:avLst/>
                    </a:prstGeom>
                    <a:noFill/>
                    <a:ln>
                      <a:noFill/>
                    </a:ln>
                  </pic:spPr>
                </pic:pic>
              </a:graphicData>
            </a:graphic>
          </wp:inline>
        </w:drawing>
      </w:r>
    </w:p>
    <w:p w:rsidR="00A17FAF" w:rsidRDefault="00A17FAF" w:rsidP="00A17FAF">
      <w:r>
        <w:t>Danh mục các hình vẽ sẽ được tạo tại trang mong muốn.</w:t>
      </w:r>
    </w:p>
    <w:p w:rsidR="00A17FAF" w:rsidRDefault="00A17FAF" w:rsidP="00A17FAF">
      <w:pPr>
        <w:ind w:firstLine="360"/>
      </w:pPr>
      <w:r>
        <w:t>Để cập nhật lại đánh số trang, tên hình vẽ…thực hiện như sau:</w:t>
      </w:r>
    </w:p>
    <w:p w:rsidR="00A17FAF" w:rsidRDefault="00A17FAF" w:rsidP="00A17FAF">
      <w:pPr>
        <w:pStyle w:val="ListParagraph"/>
        <w:numPr>
          <w:ilvl w:val="0"/>
          <w:numId w:val="31"/>
        </w:numPr>
      </w:pPr>
      <w:r>
        <w:t>Đưa chuột vào vị trí danh mục hình vẽ</w:t>
      </w:r>
    </w:p>
    <w:p w:rsidR="00A17FAF" w:rsidRDefault="00A17FAF" w:rsidP="00A17FAF">
      <w:pPr>
        <w:pStyle w:val="ListParagraph"/>
        <w:numPr>
          <w:ilvl w:val="0"/>
          <w:numId w:val="31"/>
        </w:numPr>
      </w:pPr>
      <w:r>
        <w:t>Bấm phải chuột và chọn "Update Field" sau đó tùy chọn chỉ cập nhật số trang hoặc cập nhật cả trang và cả tên, thứ tự hình vẽ.</w:t>
      </w:r>
    </w:p>
    <w:p w:rsidR="00A17FAF" w:rsidRDefault="00A17FAF" w:rsidP="00A17FAF">
      <w:pPr>
        <w:pStyle w:val="Heading2"/>
      </w:pPr>
      <w:bookmarkStart w:id="21" w:name="_Toc21499681"/>
      <w:r>
        <w:t>Tạo danh mục bảng biểu</w:t>
      </w:r>
      <w:bookmarkEnd w:id="21"/>
    </w:p>
    <w:p w:rsidR="00A17FAF" w:rsidRDefault="00A17FAF" w:rsidP="00E60E9E">
      <w:r>
        <w:t xml:space="preserve">Tạo một trang trắng tại vị trí muốn đặt "Danh mục bảng biểu ", bấm chọn vị trí đầu trang và thực hiện tương tự như mục </w:t>
      </w:r>
      <w:r>
        <w:fldChar w:fldCharType="begin"/>
      </w:r>
      <w:r>
        <w:instrText xml:space="preserve"> REF _Ref20512708 \r \h </w:instrText>
      </w:r>
      <w:r>
        <w:fldChar w:fldCharType="separate"/>
      </w:r>
      <w:r w:rsidR="00F00969">
        <w:t>1.6</w:t>
      </w:r>
      <w:r>
        <w:fldChar w:fldCharType="end"/>
      </w:r>
      <w:r w:rsidR="00E60E9E">
        <w:t xml:space="preserve">; tuy nhiên sẽ chọn mục </w:t>
      </w:r>
      <w:r>
        <w:t>"</w:t>
      </w:r>
      <w:r w:rsidR="00E60E9E">
        <w:t>Bảng</w:t>
      </w:r>
      <w:r>
        <w:t>" trong mục "Caption label" và bấm OK</w:t>
      </w:r>
      <w:r w:rsidR="00E60E9E">
        <w:t>.</w:t>
      </w:r>
    </w:p>
    <w:p w:rsidR="00A17FAF" w:rsidRDefault="00E60E9E" w:rsidP="00A17FAF">
      <w:pPr>
        <w:pStyle w:val="ListParagraph"/>
        <w:jc w:val="center"/>
      </w:pPr>
      <w:r>
        <w:rPr>
          <w:noProof/>
          <w:lang w:val="vi-VN" w:eastAsia="vi-VN"/>
        </w:rPr>
        <w:drawing>
          <wp:inline distT="0" distB="0" distL="0" distR="0">
            <wp:extent cx="3322800" cy="29413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22800" cy="2941353"/>
                    </a:xfrm>
                    <a:prstGeom prst="rect">
                      <a:avLst/>
                    </a:prstGeom>
                    <a:noFill/>
                    <a:ln>
                      <a:noFill/>
                    </a:ln>
                  </pic:spPr>
                </pic:pic>
              </a:graphicData>
            </a:graphic>
          </wp:inline>
        </w:drawing>
      </w:r>
    </w:p>
    <w:p w:rsidR="00793FD2" w:rsidRDefault="00A17FAF" w:rsidP="00E60E9E">
      <w:r>
        <w:t xml:space="preserve">Danh mục các </w:t>
      </w:r>
      <w:r w:rsidR="00E60E9E">
        <w:t xml:space="preserve">bảng biểu </w:t>
      </w:r>
      <w:r>
        <w:t>sẽ được tạo tại trang mong muốn.</w:t>
      </w:r>
      <w:r w:rsidR="00E60E9E">
        <w:t xml:space="preserve"> Việc cập nhật lại tên bảng biểu, số trang…tương tự như với danh mục hình vẽ</w:t>
      </w:r>
      <w:r>
        <w:t>.</w:t>
      </w:r>
    </w:p>
    <w:p w:rsidR="0083435A" w:rsidRDefault="0083435A" w:rsidP="0083435A">
      <w:pPr>
        <w:pStyle w:val="Heading2"/>
      </w:pPr>
      <w:bookmarkStart w:id="22" w:name="_Toc21499682"/>
      <w:r>
        <w:t>Tạo trang mục lục</w:t>
      </w:r>
      <w:bookmarkEnd w:id="22"/>
    </w:p>
    <w:p w:rsidR="0083435A" w:rsidRDefault="0083435A" w:rsidP="0083435A">
      <w:r>
        <w:lastRenderedPageBreak/>
        <w:t>Tạo một trang trắng tại vị trí muốn đặt "Mục lục ", bấm chọn vị trí đầu trang và thực hiện các thao tác sau:</w:t>
      </w:r>
    </w:p>
    <w:p w:rsidR="00ED4B6B" w:rsidRDefault="00ED4B6B" w:rsidP="00ED4B6B">
      <w:pPr>
        <w:pStyle w:val="ListParagraph"/>
        <w:numPr>
          <w:ilvl w:val="0"/>
          <w:numId w:val="31"/>
        </w:numPr>
      </w:pPr>
      <w:r>
        <w:t xml:space="preserve">Chọn tab "References" </w:t>
      </w:r>
      <w:r>
        <w:sym w:font="Wingdings" w:char="F0E0"/>
      </w:r>
      <w:r>
        <w:t xml:space="preserve"> bấm chọn "Table of Contents":</w:t>
      </w:r>
    </w:p>
    <w:p w:rsidR="00ED4B6B" w:rsidRDefault="00ED4B6B" w:rsidP="00ED4B6B">
      <w:pPr>
        <w:jc w:val="center"/>
      </w:pPr>
      <w:r>
        <w:rPr>
          <w:noProof/>
          <w:lang w:val="vi-VN" w:eastAsia="vi-VN"/>
        </w:rPr>
        <w:drawing>
          <wp:inline distT="0" distB="0" distL="0" distR="0">
            <wp:extent cx="3548418" cy="2148188"/>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57694" cy="2153804"/>
                    </a:xfrm>
                    <a:prstGeom prst="rect">
                      <a:avLst/>
                    </a:prstGeom>
                    <a:noFill/>
                    <a:ln>
                      <a:noFill/>
                    </a:ln>
                  </pic:spPr>
                </pic:pic>
              </a:graphicData>
            </a:graphic>
          </wp:inline>
        </w:drawing>
      </w:r>
    </w:p>
    <w:p w:rsidR="00ED4B6B" w:rsidRDefault="00ED4B6B" w:rsidP="00ED4B6B">
      <w:pPr>
        <w:pStyle w:val="ListParagraph"/>
        <w:numPr>
          <w:ilvl w:val="0"/>
          <w:numId w:val="31"/>
        </w:numPr>
      </w:pPr>
      <w:r>
        <w:t>Chọn kiểu "Automatic Table 1".</w:t>
      </w:r>
    </w:p>
    <w:p w:rsidR="00347994" w:rsidRDefault="00347994" w:rsidP="00347994">
      <w:pPr>
        <w:pStyle w:val="ListParagraph"/>
        <w:numPr>
          <w:ilvl w:val="0"/>
          <w:numId w:val="31"/>
        </w:numPr>
      </w:pPr>
      <w:r>
        <w:t>Mục lục sẽ được tạo tại trang mong muốn.</w:t>
      </w:r>
    </w:p>
    <w:p w:rsidR="00347994" w:rsidRDefault="00347994" w:rsidP="00347994">
      <w:r>
        <w:t>Việc cập nhật lại mục lục thực hiện tương tự như với danh mục hình vẽ.</w:t>
      </w:r>
    </w:p>
    <w:p w:rsidR="00450641" w:rsidRDefault="00450641" w:rsidP="00450641">
      <w:pPr>
        <w:pStyle w:val="Heading2"/>
      </w:pPr>
      <w:bookmarkStart w:id="23" w:name="_Toc21499683"/>
      <w:r>
        <w:t>Qui cách đóng quyển</w:t>
      </w:r>
      <w:bookmarkEnd w:id="23"/>
    </w:p>
    <w:p w:rsidR="00450641" w:rsidRDefault="00AE1511" w:rsidP="00450641">
      <w:pPr>
        <w:ind w:firstLine="567"/>
      </w:pPr>
      <w:r>
        <w:t>Phần bìa trước chế bản theo qui định</w:t>
      </w:r>
      <w:r w:rsidR="00BC2D7D">
        <w:t xml:space="preserve">; bìa trước và bìa sau là giấy liền khổ. Sử dụng keo </w:t>
      </w:r>
      <w:r w:rsidR="00DD5E64">
        <w:t xml:space="preserve">nhiệt để </w:t>
      </w:r>
      <w:r w:rsidR="00BC2D7D">
        <w:t xml:space="preserve">dán </w:t>
      </w:r>
      <w:r w:rsidR="00DD5E64">
        <w:t xml:space="preserve">gáy </w:t>
      </w:r>
      <w:r w:rsidR="00BC2D7D">
        <w:t>khi đóng quyển thay vì sử dụng băng dính và dập ghim.</w:t>
      </w:r>
    </w:p>
    <w:p w:rsidR="00AE1511" w:rsidRDefault="00AE1511" w:rsidP="00AE1511">
      <w:pPr>
        <w:ind w:firstLine="567"/>
        <w:jc w:val="center"/>
      </w:pPr>
      <w:r w:rsidRPr="00AE1511">
        <w:rPr>
          <w:noProof/>
          <w:lang w:val="vi-VN" w:eastAsia="vi-VN"/>
        </w:rPr>
        <w:drawing>
          <wp:inline distT="0" distB="0" distL="0" distR="0">
            <wp:extent cx="3766782" cy="2418070"/>
            <wp:effectExtent l="0" t="0" r="5715" b="1905"/>
            <wp:docPr id="44" name="Picture 44" descr="C:\Users\Nguyen Xuan Tung\Desktop\Đong quyen CT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uyen Xuan Tung\Desktop\Đong quyen CTDT.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a:stretch/>
                  </pic:blipFill>
                  <pic:spPr bwMode="auto">
                    <a:xfrm>
                      <a:off x="0" y="0"/>
                      <a:ext cx="3789542" cy="2432681"/>
                    </a:xfrm>
                    <a:prstGeom prst="rect">
                      <a:avLst/>
                    </a:prstGeom>
                    <a:noFill/>
                    <a:ln>
                      <a:noFill/>
                    </a:ln>
                    <a:extLst>
                      <a:ext uri="{53640926-AAD7-44D8-BBD7-CCE9431645EC}">
                        <a14:shadowObscured xmlns:a14="http://schemas.microsoft.com/office/drawing/2010/main"/>
                      </a:ext>
                    </a:extLst>
                  </pic:spPr>
                </pic:pic>
              </a:graphicData>
            </a:graphic>
          </wp:inline>
        </w:drawing>
      </w:r>
    </w:p>
    <w:p w:rsidR="00F128A0" w:rsidRDefault="00F128A0" w:rsidP="00AE1511">
      <w:pPr>
        <w:ind w:firstLine="567"/>
        <w:jc w:val="center"/>
      </w:pPr>
      <w:r w:rsidRPr="00F128A0">
        <w:rPr>
          <w:noProof/>
          <w:lang w:val="vi-VN" w:eastAsia="vi-VN"/>
        </w:rPr>
        <w:drawing>
          <wp:inline distT="0" distB="0" distL="0" distR="0">
            <wp:extent cx="3773606" cy="1626199"/>
            <wp:effectExtent l="0" t="0" r="0" b="0"/>
            <wp:docPr id="51" name="Picture 51" descr="C:\Users\Nguyen Xuan Tung\Desktop\dong-sach-keo-nhi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n Xuan Tung\Desktop\dong-sach-keo-nhiet-1.png"/>
                    <pic:cNvPicPr>
                      <a:picLocks noChangeAspect="1" noChangeArrowheads="1"/>
                    </pic:cNvPicPr>
                  </pic:nvPicPr>
                  <pic:blipFill rotWithShape="1">
                    <a:blip r:embed="rId49" cstate="screen">
                      <a:extLst>
                        <a:ext uri="{28A0092B-C50C-407E-A947-70E740481C1C}">
                          <a14:useLocalDpi xmlns:a14="http://schemas.microsoft.com/office/drawing/2010/main"/>
                        </a:ext>
                      </a:extLst>
                    </a:blip>
                    <a:srcRect b="24568"/>
                    <a:stretch/>
                  </pic:blipFill>
                  <pic:spPr bwMode="auto">
                    <a:xfrm>
                      <a:off x="0" y="0"/>
                      <a:ext cx="3796847" cy="1636215"/>
                    </a:xfrm>
                    <a:prstGeom prst="rect">
                      <a:avLst/>
                    </a:prstGeom>
                    <a:noFill/>
                    <a:ln>
                      <a:noFill/>
                    </a:ln>
                    <a:extLst>
                      <a:ext uri="{53640926-AAD7-44D8-BBD7-CCE9431645EC}">
                        <a14:shadowObscured xmlns:a14="http://schemas.microsoft.com/office/drawing/2010/main"/>
                      </a:ext>
                    </a:extLst>
                  </pic:spPr>
                </pic:pic>
              </a:graphicData>
            </a:graphic>
          </wp:inline>
        </w:drawing>
      </w:r>
    </w:p>
    <w:p w:rsidR="00AE1511" w:rsidRDefault="00BC2D7D" w:rsidP="00BC2D7D">
      <w:r>
        <w:t>Phần gáy ĐATN cần ghi các thông tin tóm tắt sau:</w:t>
      </w:r>
    </w:p>
    <w:p w:rsidR="00BC2D7D" w:rsidRDefault="00BC2D7D" w:rsidP="00BC2D7D">
      <w:r>
        <w:t>Kỳ làm ĐATN - Ngành đào tạo - Họ và tên sinh viên - Mã số sinh viên</w:t>
      </w:r>
    </w:p>
    <w:p w:rsidR="00BC2D7D" w:rsidRDefault="00BC2D7D" w:rsidP="00BC2D7D">
      <w:r>
        <w:lastRenderedPageBreak/>
        <w:t>Ví dụ:</w:t>
      </w:r>
    </w:p>
    <w:p w:rsidR="00BC2D7D" w:rsidRPr="00A32C7F" w:rsidRDefault="00BC2D7D" w:rsidP="00BC2D7D">
      <w:pPr>
        <w:rPr>
          <w:b/>
        </w:rPr>
      </w:pPr>
      <w:r w:rsidRPr="00A32C7F">
        <w:rPr>
          <w:b/>
        </w:rPr>
        <w:t xml:space="preserve">2019.1 </w:t>
      </w:r>
      <w:r w:rsidR="00B83DAE" w:rsidRPr="00A32C7F">
        <w:rPr>
          <w:b/>
        </w:rPr>
        <w:t>-</w:t>
      </w:r>
      <w:r w:rsidRPr="00A32C7F">
        <w:rPr>
          <w:b/>
        </w:rPr>
        <w:t xml:space="preserve"> VẬT LÝ KỸ THUẬT - NGUYỄN VĂN A </w:t>
      </w:r>
      <w:r w:rsidR="00B83DAE" w:rsidRPr="00A32C7F">
        <w:rPr>
          <w:b/>
        </w:rPr>
        <w:t>-</w:t>
      </w:r>
      <w:r w:rsidRPr="00A32C7F">
        <w:rPr>
          <w:b/>
        </w:rPr>
        <w:t xml:space="preserve"> 20141234</w:t>
      </w:r>
    </w:p>
    <w:p w:rsidR="00F11E87" w:rsidRDefault="00F11E87" w:rsidP="0083435A"/>
    <w:p w:rsidR="00ED4B6B" w:rsidRDefault="00F11E87" w:rsidP="0083435A">
      <w:r>
        <w:t>Qui cách ghi chữ phần gáy như hình sau:</w:t>
      </w:r>
    </w:p>
    <w:p w:rsidR="0083435A" w:rsidRDefault="00F11E87" w:rsidP="00F11E87">
      <w:pPr>
        <w:jc w:val="center"/>
      </w:pPr>
      <w:r w:rsidRPr="00F11E87">
        <w:rPr>
          <w:noProof/>
          <w:lang w:val="vi-VN" w:eastAsia="vi-VN"/>
        </w:rPr>
        <w:drawing>
          <wp:inline distT="0" distB="0" distL="0" distR="0">
            <wp:extent cx="2209987" cy="2791309"/>
            <wp:effectExtent l="0" t="0" r="0" b="9525"/>
            <wp:docPr id="53" name="Picture 53" descr="C:\Users\Nguyen Xuan Tung\Desktop\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Xuan Tung\Desktop\Picture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20536" cy="2804632"/>
                    </a:xfrm>
                    <a:prstGeom prst="rect">
                      <a:avLst/>
                    </a:prstGeom>
                    <a:noFill/>
                    <a:ln>
                      <a:noFill/>
                    </a:ln>
                  </pic:spPr>
                </pic:pic>
              </a:graphicData>
            </a:graphic>
          </wp:inline>
        </w:drawing>
      </w:r>
    </w:p>
    <w:p w:rsidR="00F11E87" w:rsidRDefault="00F11E87" w:rsidP="0083435A"/>
    <w:p w:rsidR="00D466EE" w:rsidRDefault="00D466EE" w:rsidP="00F95B23"/>
    <w:p w:rsidR="00FB171E" w:rsidRDefault="00FB171E">
      <w:pPr>
        <w:spacing w:after="160" w:line="259" w:lineRule="auto"/>
        <w:jc w:val="left"/>
      </w:pPr>
      <w:r>
        <w:br w:type="page"/>
      </w:r>
    </w:p>
    <w:p w:rsidR="00FB171E" w:rsidRDefault="00A94748" w:rsidP="00997FFB">
      <w:pPr>
        <w:pStyle w:val="Heading1"/>
      </w:pPr>
      <w:bookmarkStart w:id="24" w:name="_Toc21499684"/>
      <w:r>
        <w:lastRenderedPageBreak/>
        <w:t>SỬ DỤNG CÁC BIỂU ĐỒ</w:t>
      </w:r>
      <w:bookmarkEnd w:id="24"/>
    </w:p>
    <w:p w:rsidR="00FB171E" w:rsidRDefault="000B1A6E" w:rsidP="00DD4CCD">
      <w:pPr>
        <w:pStyle w:val="Heading2"/>
      </w:pPr>
      <w:bookmarkStart w:id="25" w:name="_Toc21499685"/>
      <w:r>
        <w:t>Giới thiệu về biểu diễn bằng đồ thị</w:t>
      </w:r>
      <w:bookmarkEnd w:id="25"/>
    </w:p>
    <w:p w:rsidR="0072688D" w:rsidRDefault="0072688D" w:rsidP="0072688D">
      <w:r>
        <w:t xml:space="preserve">Trong rất nhiều lĩnh vực cần phải trình bày, giới thiệu các thông tin liên quan tới con số, thống kê hay các dữ liệu khác. Các dữ liệu đo đạc, tính toán thường được thu thập dưới dạng bảng biểu; tuy nhiên bảng biểu chỉ thích hợp khi trình bày các số lượng nhỏ các số liệu, đồng thời không cung cấp các đánh giá trực quan về xu hướng của dữ liệu thu được. </w:t>
      </w:r>
    </w:p>
    <w:p w:rsidR="002E5615" w:rsidRDefault="0072688D" w:rsidP="00893DEE">
      <w:r>
        <w:t xml:space="preserve">Đồ thị có khả năng cung cấp hình ảnh </w:t>
      </w:r>
      <w:r w:rsidR="0086447A" w:rsidRPr="0086447A">
        <w:t>trực quan, dễ hiể</w:t>
      </w:r>
      <w:r w:rsidR="002D50F7">
        <w:t>u giúp người đọc nhanh chóng nắm bắt được ý tưởng muốn nhấn mạnh, muốn trình bày. Người trình bày cần lựa chọn đúng loại đồ thị và không nên sử dụng các đồ thị quá màu mè</w:t>
      </w:r>
      <w:r w:rsidR="002E5615">
        <w:t>; lựa chọn tên đồ thị ngắn gọn, dễ hiểu. Các loại đồ thị thường gặp là:</w:t>
      </w:r>
    </w:p>
    <w:p w:rsidR="002E5615" w:rsidRPr="002E5615" w:rsidRDefault="002E5615" w:rsidP="002E5615">
      <w:pPr>
        <w:pStyle w:val="ListParagraph"/>
        <w:numPr>
          <w:ilvl w:val="0"/>
          <w:numId w:val="31"/>
        </w:numPr>
      </w:pPr>
      <w:r w:rsidRPr="002E5615">
        <w:t>Kiểu bánh (Pie charts)</w:t>
      </w:r>
    </w:p>
    <w:p w:rsidR="002E5615" w:rsidRPr="002E5615" w:rsidRDefault="002E5615" w:rsidP="002E5615">
      <w:pPr>
        <w:pStyle w:val="ListParagraph"/>
        <w:numPr>
          <w:ilvl w:val="0"/>
          <w:numId w:val="31"/>
        </w:numPr>
      </w:pPr>
      <w:r w:rsidRPr="002E5615">
        <w:t>Kiểu thanh ngang &amp; dọc (kiểu cột) (Horizontal &amp; Vertical bar charts)</w:t>
      </w:r>
    </w:p>
    <w:p w:rsidR="002E5615" w:rsidRPr="002E5615" w:rsidRDefault="002E5615" w:rsidP="002E5615">
      <w:pPr>
        <w:pStyle w:val="ListParagraph"/>
        <w:numPr>
          <w:ilvl w:val="0"/>
          <w:numId w:val="31"/>
        </w:numPr>
      </w:pPr>
      <w:r w:rsidRPr="002E5615">
        <w:t>Kiểu đường &amp; Kiểu phân bố (Line charts &amp; Scatter diagrams)</w:t>
      </w:r>
    </w:p>
    <w:p w:rsidR="002E5615" w:rsidRPr="002E5615" w:rsidRDefault="002E5615" w:rsidP="002E5615">
      <w:pPr>
        <w:pStyle w:val="ListParagraph"/>
        <w:numPr>
          <w:ilvl w:val="0"/>
          <w:numId w:val="31"/>
        </w:numPr>
      </w:pPr>
      <w:r w:rsidRPr="002E5615">
        <w:t>Kiểu diện tích (Area charts)</w:t>
      </w:r>
    </w:p>
    <w:p w:rsidR="00402425" w:rsidRDefault="00402425" w:rsidP="00402425">
      <w:pPr>
        <w:jc w:val="center"/>
      </w:pPr>
      <w:r w:rsidRPr="00402425">
        <w:rPr>
          <w:noProof/>
          <w:lang w:val="vi-VN" w:eastAsia="vi-VN"/>
        </w:rPr>
        <w:drawing>
          <wp:anchor distT="0" distB="0" distL="114300" distR="114300" simplePos="0" relativeHeight="251645952" behindDoc="0" locked="0" layoutInCell="1" allowOverlap="1" wp14:anchorId="0928D910" wp14:editId="2D7E0AF4">
            <wp:simplePos x="0" y="0"/>
            <wp:positionH relativeFrom="column">
              <wp:posOffset>7399655</wp:posOffset>
            </wp:positionH>
            <wp:positionV relativeFrom="paragraph">
              <wp:posOffset>98425</wp:posOffset>
            </wp:positionV>
            <wp:extent cx="1146220" cy="965915"/>
            <wp:effectExtent l="0" t="0" r="0" b="5715"/>
            <wp:wrapNone/>
            <wp:docPr id="1026" name="Picture 2" descr="http://image.slidesharecdn.com/9akk105151d0107scatterdiagram-140920025013-phpapp01/95/scatter-diagram-6-638.jpg?cb=14111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image.slidesharecdn.com/9akk105151d0107scatterdiagram-140920025013-phpapp01/95/scatter-diagram-6-638.jpg?cb=1411181447"/>
                    <pic:cNvPicPr>
                      <a:picLocks noChangeAspect="1" noChangeArrowheads="1"/>
                    </pic:cNvPicPr>
                  </pic:nvPicPr>
                  <pic:blipFill rotWithShape="1">
                    <a:blip r:embed="rId51">
                      <a:extLst>
                        <a:ext uri="{28A0092B-C50C-407E-A947-70E740481C1C}">
                          <a14:useLocalDpi xmlns:a14="http://schemas.microsoft.com/office/drawing/2010/main" val="0"/>
                        </a:ext>
                      </a:extLst>
                    </a:blip>
                    <a:srcRect l="52894" t="26322" r="28244" b="52507"/>
                    <a:stretch/>
                  </pic:blipFill>
                  <pic:spPr bwMode="auto">
                    <a:xfrm>
                      <a:off x="0" y="0"/>
                      <a:ext cx="1146220" cy="9659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402425">
        <w:rPr>
          <w:noProof/>
          <w:lang w:val="vi-VN" w:eastAsia="vi-VN"/>
        </w:rPr>
        <w:drawing>
          <wp:inline distT="0" distB="0" distL="0" distR="0">
            <wp:extent cx="1216025" cy="1089331"/>
            <wp:effectExtent l="0" t="0" r="3175" b="0"/>
            <wp:docPr id="1028"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8831" r="37562" b="7118"/>
                    <a:stretch/>
                  </pic:blipFill>
                  <pic:spPr bwMode="auto">
                    <a:xfrm>
                      <a:off x="0" y="0"/>
                      <a:ext cx="1216025" cy="108933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extent cx="1499183" cy="769061"/>
            <wp:effectExtent l="0" t="0" r="6350" b="0"/>
            <wp:docPr id="1030" name="Picture 6" descr="http://www.phpclasses.org/browse/view/image/format/screenshot/file/34449/name/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www.phpclasses.org/browse/view/image/format/screenshot/file/34449/name/g4.pn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0156" t="26982" r="24772" b="16049"/>
                    <a:stretch/>
                  </pic:blipFill>
                  <pic:spPr bwMode="auto">
                    <a:xfrm>
                      <a:off x="0" y="0"/>
                      <a:ext cx="1499183" cy="7690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extent cx="1099534" cy="895584"/>
            <wp:effectExtent l="0" t="0" r="5715" b="0"/>
            <wp:docPr id="1032" name="Picture 8" descr="http://support.sas.com/kb/42/addl/fusion_42513_1_g425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support.sas.com/kb/42/addl/fusion_42513_1_g42513.gif"/>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2588" t="9765" r="13005" b="11478"/>
                    <a:stretch/>
                  </pic:blipFill>
                  <pic:spPr bwMode="auto">
                    <a:xfrm>
                      <a:off x="0" y="0"/>
                      <a:ext cx="1099534" cy="89558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402425">
        <w:rPr>
          <w:noProof/>
          <w:lang w:val="vi-VN" w:eastAsia="vi-VN"/>
        </w:rPr>
        <w:drawing>
          <wp:inline distT="0" distB="0" distL="0" distR="0">
            <wp:extent cx="1422042" cy="881809"/>
            <wp:effectExtent l="0" t="0" r="6985" b="0"/>
            <wp:docPr id="1034" name="Picture 10" descr="http://www.advsofteng.com/images/stacked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http://www.advsofteng.com/images/stackedarea.png"/>
                    <pic:cNvPicPr>
                      <a:picLocks noChangeAspect="1" noChangeArrowheads="1"/>
                    </pic:cNvPicPr>
                  </pic:nvPicPr>
                  <pic:blipFill rotWithShape="1">
                    <a:blip r:embed="rId55">
                      <a:extLst>
                        <a:ext uri="{28A0092B-C50C-407E-A947-70E740481C1C}">
                          <a14:useLocalDpi xmlns:a14="http://schemas.microsoft.com/office/drawing/2010/main" val="0"/>
                        </a:ext>
                      </a:extLst>
                    </a:blip>
                    <a:srcRect l="14235" t="12127" b="11897"/>
                    <a:stretch/>
                  </pic:blipFill>
                  <pic:spPr bwMode="auto">
                    <a:xfrm>
                      <a:off x="0" y="0"/>
                      <a:ext cx="1422042" cy="88180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extent cx="1286271" cy="888696"/>
            <wp:effectExtent l="0" t="0" r="0" b="6985"/>
            <wp:docPr id="1036" name="Picture 12" descr="http://www.jqueryflottutorial.com/images/slider/line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http://www.jqueryflottutorial.com/images/slider/line_chart.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1387" t="7619" r="9668" b="15001"/>
                    <a:stretch/>
                  </pic:blipFill>
                  <pic:spPr bwMode="auto">
                    <a:xfrm>
                      <a:off x="0" y="0"/>
                      <a:ext cx="1286271" cy="8886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6447A" w:rsidRPr="00120C98" w:rsidRDefault="002D50F7" w:rsidP="002E5615">
      <w:r>
        <w:t>Phần tiếp theo sẽ khuyến cáo về phạm vi sử dụng của từng loại đồ thị này.</w:t>
      </w:r>
    </w:p>
    <w:p w:rsidR="00FB171E" w:rsidRDefault="002E5615" w:rsidP="00DD4CCD">
      <w:pPr>
        <w:pStyle w:val="Heading2"/>
      </w:pPr>
      <w:bookmarkStart w:id="26" w:name="_Toc21499686"/>
      <w:r>
        <w:t>Đồ thị kiểu bánh</w:t>
      </w:r>
      <w:bookmarkEnd w:id="26"/>
    </w:p>
    <w:p w:rsidR="00180456" w:rsidRPr="00180456" w:rsidRDefault="00180456" w:rsidP="00180456">
      <w:r w:rsidRPr="00180456">
        <w:t>Phạm vi sử dụng</w:t>
      </w:r>
      <w:r>
        <w:t>:</w:t>
      </w:r>
    </w:p>
    <w:p w:rsidR="00180456" w:rsidRPr="00180456" w:rsidRDefault="00180456" w:rsidP="00180456">
      <w:pPr>
        <w:pStyle w:val="ListParagraph"/>
        <w:numPr>
          <w:ilvl w:val="0"/>
          <w:numId w:val="31"/>
        </w:numPr>
      </w:pPr>
      <w:r w:rsidRPr="00180456">
        <w:t>Dùng để biểu thị tỷ lệ phần trăm (%)</w:t>
      </w:r>
    </w:p>
    <w:p w:rsidR="00180456" w:rsidRDefault="00180456" w:rsidP="00180456">
      <w:pPr>
        <w:pStyle w:val="ListParagraph"/>
        <w:numPr>
          <w:ilvl w:val="0"/>
          <w:numId w:val="31"/>
        </w:numPr>
      </w:pPr>
      <w:r w:rsidRPr="00180456">
        <w:t>Biểu diễn mối liên hệ tương quan tỷ lệ</w:t>
      </w:r>
    </w:p>
    <w:p w:rsidR="00180456" w:rsidRPr="00180456" w:rsidRDefault="00180456" w:rsidP="00180456">
      <w:pPr>
        <w:pStyle w:val="ListParagraph"/>
        <w:numPr>
          <w:ilvl w:val="0"/>
          <w:numId w:val="31"/>
        </w:numPr>
      </w:pPr>
      <w:r w:rsidRPr="00180456">
        <w:t>Không nên dùng quá nhiều miếng (tối đa 6 miếng)</w:t>
      </w:r>
      <w:r w:rsidR="00315212">
        <w:t xml:space="preserve"> trong một đồ thị</w:t>
      </w:r>
    </w:p>
    <w:p w:rsidR="00180456" w:rsidRPr="00180456" w:rsidRDefault="00180456" w:rsidP="00180456">
      <w:pPr>
        <w:jc w:val="center"/>
      </w:pPr>
      <w:r w:rsidRPr="00180456">
        <w:rPr>
          <w:noProof/>
          <w:lang w:val="vi-VN" w:eastAsia="vi-VN"/>
        </w:rPr>
        <w:drawing>
          <wp:inline distT="0" distB="0" distL="0" distR="0" wp14:anchorId="475A5573" wp14:editId="6F8CE920">
            <wp:extent cx="1786310" cy="1600200"/>
            <wp:effectExtent l="0" t="0" r="4445" b="0"/>
            <wp:docPr id="46"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8831" r="37562" b="7118"/>
                    <a:stretch/>
                  </pic:blipFill>
                  <pic:spPr bwMode="auto">
                    <a:xfrm>
                      <a:off x="0" y="0"/>
                      <a:ext cx="1786310" cy="1600200"/>
                    </a:xfrm>
                    <a:prstGeom prst="rect">
                      <a:avLst/>
                    </a:prstGeom>
                    <a:noFill/>
                    <a:ln>
                      <a:noFill/>
                    </a:ln>
                    <a:extLst>
                      <a:ext uri="{909E8E84-426E-40DD-AFC4-6F175D3DCCD1}">
                        <a14:hiddenFill xmlns:a14="http://schemas.microsoft.com/office/drawing/2010/main">
                          <a:solidFill>
                            <a:srgbClr val="FFFFFF"/>
                          </a:solidFill>
                        </a14:hiddenFill>
                      </a:ext>
                    </a:extLst>
                  </pic:spPr>
                </pic:pic>
              </a:graphicData>
            </a:graphic>
          </wp:inline>
        </w:drawing>
      </w:r>
    </w:p>
    <w:p w:rsidR="00180456" w:rsidRPr="00180456" w:rsidRDefault="00180456" w:rsidP="00180456">
      <w:r w:rsidRPr="00180456">
        <w:t>Khi muốn nhấn mạnh một đại lượng</w:t>
      </w:r>
      <w:r>
        <w:t>:</w:t>
      </w:r>
    </w:p>
    <w:p w:rsidR="00180456" w:rsidRPr="00180456" w:rsidRDefault="00180456" w:rsidP="00180456">
      <w:pPr>
        <w:pStyle w:val="ListParagraph"/>
        <w:numPr>
          <w:ilvl w:val="0"/>
          <w:numId w:val="31"/>
        </w:numPr>
      </w:pPr>
      <w:r>
        <w:t>Để d</w:t>
      </w:r>
      <w:r w:rsidRPr="00180456">
        <w:t xml:space="preserve">iễn tả phần quan trọng: </w:t>
      </w:r>
      <w:r>
        <w:t xml:space="preserve">đặt phần quan trọng này ở phía </w:t>
      </w:r>
      <w:r w:rsidRPr="00180456">
        <w:t>trên, bên phải, tính từ vị trí 1 giờ</w:t>
      </w:r>
    </w:p>
    <w:p w:rsidR="00180456" w:rsidRPr="00180456" w:rsidRDefault="00180456" w:rsidP="00180456">
      <w:pPr>
        <w:pStyle w:val="ListParagraph"/>
        <w:numPr>
          <w:ilvl w:val="0"/>
          <w:numId w:val="31"/>
        </w:numPr>
      </w:pPr>
      <w:r w:rsidRPr="00180456">
        <w:lastRenderedPageBreak/>
        <w:t xml:space="preserve">Khi cần nhấn mạnh: có thể kéo phần </w:t>
      </w:r>
      <w:r>
        <w:t xml:space="preserve">nhô </w:t>
      </w:r>
      <w:r w:rsidRPr="00180456">
        <w:t>này ra</w:t>
      </w:r>
      <w:r>
        <w:t xml:space="preserve"> khỏi đồ thị</w:t>
      </w:r>
      <w:r w:rsidR="009C50A1">
        <w:t xml:space="preserve"> (</w:t>
      </w:r>
      <w:r w:rsidR="009C50A1">
        <w:fldChar w:fldCharType="begin"/>
      </w:r>
      <w:r w:rsidR="009C50A1">
        <w:instrText xml:space="preserve"> REF _Ref20514706 \h </w:instrText>
      </w:r>
      <w:r w:rsidR="009C50A1">
        <w:fldChar w:fldCharType="separate"/>
      </w:r>
      <w:r w:rsidR="00F00969">
        <w:t xml:space="preserve">Hình </w:t>
      </w:r>
      <w:r w:rsidR="00F00969">
        <w:rPr>
          <w:noProof/>
        </w:rPr>
        <w:t>2</w:t>
      </w:r>
      <w:r w:rsidR="00F00969">
        <w:t>.</w:t>
      </w:r>
      <w:r w:rsidR="00F00969">
        <w:rPr>
          <w:noProof/>
        </w:rPr>
        <w:t>1</w:t>
      </w:r>
      <w:r w:rsidR="009C50A1">
        <w:fldChar w:fldCharType="end"/>
      </w:r>
      <w:r w:rsidR="009C50A1">
        <w:t xml:space="preserve"> nhấn mạnh về tỷ trọng phần trăm của ngô là nhỏ nhất)</w:t>
      </w:r>
    </w:p>
    <w:p w:rsidR="00180456" w:rsidRDefault="00180456" w:rsidP="00180456">
      <w:pPr>
        <w:jc w:val="center"/>
      </w:pPr>
      <w:r w:rsidRPr="00180456">
        <w:rPr>
          <w:noProof/>
          <w:lang w:val="vi-VN" w:eastAsia="vi-VN"/>
        </w:rPr>
        <w:drawing>
          <wp:inline distT="0" distB="0" distL="0" distR="0" wp14:anchorId="2EF818F2" wp14:editId="7EE1BBAD">
            <wp:extent cx="3043451" cy="2648425"/>
            <wp:effectExtent l="0" t="0" r="508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57">
                      <a:clrChange>
                        <a:clrFrom>
                          <a:srgbClr val="FFFFFF"/>
                        </a:clrFrom>
                        <a:clrTo>
                          <a:srgbClr val="FFFFFF">
                            <a:alpha val="0"/>
                          </a:srgbClr>
                        </a:clrTo>
                      </a:clrChange>
                      <a:extLst>
                        <a:ext uri="{28A0092B-C50C-407E-A947-70E740481C1C}">
                          <a14:useLocalDpi xmlns:a14="http://schemas.microsoft.com/office/drawing/2010/main" val="0"/>
                        </a:ext>
                      </a:extLst>
                    </a:blip>
                    <a:srcRect b="17096"/>
                    <a:stretch>
                      <a:fillRect/>
                    </a:stretch>
                  </pic:blipFill>
                  <pic:spPr bwMode="auto">
                    <a:xfrm>
                      <a:off x="0" y="0"/>
                      <a:ext cx="3047416" cy="2651876"/>
                    </a:xfrm>
                    <a:prstGeom prst="rect">
                      <a:avLst/>
                    </a:prstGeom>
                    <a:noFill/>
                    <a:ln>
                      <a:noFill/>
                    </a:ln>
                    <a:extLst/>
                  </pic:spPr>
                </pic:pic>
              </a:graphicData>
            </a:graphic>
          </wp:inline>
        </w:drawing>
      </w:r>
    </w:p>
    <w:p w:rsidR="00673C4F" w:rsidRDefault="00673C4F" w:rsidP="00AC711A">
      <w:pPr>
        <w:pStyle w:val="Caption"/>
      </w:pPr>
      <w:bookmarkStart w:id="27" w:name="_Ref20514706"/>
      <w:bookmarkStart w:id="28" w:name="_Toc20580104"/>
      <w:r>
        <w:t xml:space="preserve">Hình </w:t>
      </w:r>
      <w:r w:rsidR="00D6455F">
        <w:fldChar w:fldCharType="begin"/>
      </w:r>
      <w:r w:rsidR="00D6455F">
        <w:instrText xml:space="preserve"> STYLEREF 1 \s </w:instrText>
      </w:r>
      <w:r w:rsidR="00D6455F">
        <w:fldChar w:fldCharType="separate"/>
      </w:r>
      <w:r w:rsidR="00F00969">
        <w:rPr>
          <w:noProof/>
        </w:rPr>
        <w:t>2</w:t>
      </w:r>
      <w:r w:rsidR="00D6455F">
        <w:rPr>
          <w:noProof/>
        </w:rPr>
        <w:fldChar w:fldCharType="end"/>
      </w:r>
      <w:r>
        <w:t>.</w:t>
      </w:r>
      <w:r w:rsidR="00D6455F">
        <w:fldChar w:fldCharType="begin"/>
      </w:r>
      <w:r w:rsidR="00D6455F">
        <w:instrText xml:space="preserve"> SEQ Hình \* ARABIC \s 1 </w:instrText>
      </w:r>
      <w:r w:rsidR="00D6455F">
        <w:fldChar w:fldCharType="separate"/>
      </w:r>
      <w:r w:rsidR="00F00969">
        <w:rPr>
          <w:noProof/>
        </w:rPr>
        <w:t>1</w:t>
      </w:r>
      <w:r w:rsidR="00D6455F">
        <w:rPr>
          <w:noProof/>
        </w:rPr>
        <w:fldChar w:fldCharType="end"/>
      </w:r>
      <w:bookmarkEnd w:id="27"/>
      <w:r>
        <w:t xml:space="preserve"> </w:t>
      </w:r>
      <w:r w:rsidR="00180456">
        <w:t>Đồ thị kiểu bánh</w:t>
      </w:r>
      <w:bookmarkEnd w:id="28"/>
    </w:p>
    <w:p w:rsidR="00E132B0" w:rsidRDefault="00E132B0" w:rsidP="00BB3D01">
      <w:pPr>
        <w:pStyle w:val="Heading2"/>
      </w:pPr>
      <w:bookmarkStart w:id="29" w:name="_Toc21499687"/>
      <w:r>
        <w:t xml:space="preserve">Đồ thị </w:t>
      </w:r>
      <w:r w:rsidR="00534817">
        <w:t xml:space="preserve">kiểu </w:t>
      </w:r>
      <w:r w:rsidR="00BB3D01">
        <w:t>thanh ngang</w:t>
      </w:r>
      <w:bookmarkEnd w:id="29"/>
    </w:p>
    <w:p w:rsidR="00E132B0" w:rsidRPr="00180456" w:rsidRDefault="00E132B0" w:rsidP="00E132B0">
      <w:r w:rsidRPr="00180456">
        <w:t>Phạm vi sử dụng</w:t>
      </w:r>
      <w:r>
        <w:t>:</w:t>
      </w:r>
    </w:p>
    <w:p w:rsidR="00E132B0" w:rsidRPr="00180456" w:rsidRDefault="00BB3D01" w:rsidP="00E132B0">
      <w:pPr>
        <w:pStyle w:val="ListParagraph"/>
        <w:numPr>
          <w:ilvl w:val="0"/>
          <w:numId w:val="31"/>
        </w:numPr>
      </w:pPr>
      <w:r>
        <w:t>Khi muốn so sánh độ lớn hoặc kích thước</w:t>
      </w:r>
    </w:p>
    <w:p w:rsidR="00E132B0" w:rsidRPr="00180456" w:rsidRDefault="00E132B0" w:rsidP="00E132B0">
      <w:pPr>
        <w:pStyle w:val="ListParagraph"/>
        <w:numPr>
          <w:ilvl w:val="0"/>
          <w:numId w:val="31"/>
        </w:numPr>
      </w:pPr>
      <w:r w:rsidRPr="00180456">
        <w:t xml:space="preserve">Không nên dùng quá </w:t>
      </w:r>
      <w:r w:rsidR="00BB3D01">
        <w:t>5 thanh</w:t>
      </w:r>
      <w:r w:rsidR="00315212">
        <w:t xml:space="preserve"> trong một đồ thị</w:t>
      </w:r>
    </w:p>
    <w:p w:rsidR="00E132B0" w:rsidRPr="00180456" w:rsidRDefault="00E132B0" w:rsidP="00E132B0">
      <w:r w:rsidRPr="00180456">
        <w:t>Khi muốn nhấn mạnh một đại lượng</w:t>
      </w:r>
      <w:r>
        <w:t>:</w:t>
      </w:r>
    </w:p>
    <w:p w:rsidR="008D1BF5" w:rsidRPr="008D1BF5" w:rsidRDefault="008D1BF5" w:rsidP="00D76ED1">
      <w:pPr>
        <w:pStyle w:val="ListParagraph"/>
        <w:numPr>
          <w:ilvl w:val="0"/>
          <w:numId w:val="31"/>
        </w:numPr>
      </w:pPr>
      <w:r>
        <w:t>S</w:t>
      </w:r>
      <w:r w:rsidRPr="008D1BF5">
        <w:t>ử dụng vị trí các thanh hợp lý để diễn tả ý muốn nhấn mạnh</w:t>
      </w:r>
      <w:r>
        <w:t xml:space="preserve">; không nên đặt các thanh ngẫu nhiên vì có thể gây phân tán suy nghĩ và </w:t>
      </w:r>
      <w:r w:rsidRPr="008D1BF5">
        <w:t>không diễn tả được ý</w:t>
      </w:r>
      <w:r w:rsidR="00F602BE">
        <w:t>.</w:t>
      </w:r>
    </w:p>
    <w:p w:rsidR="008D1BF5" w:rsidRDefault="008D1BF5" w:rsidP="008D1BF5">
      <w:pPr>
        <w:pStyle w:val="ListParagraph"/>
        <w:numPr>
          <w:ilvl w:val="0"/>
          <w:numId w:val="31"/>
        </w:numPr>
      </w:pPr>
      <w:r w:rsidRPr="008D1BF5">
        <w:t>Dùng các màu khác biệt nhiều để diễn tả đại lượng quan trọng</w:t>
      </w:r>
      <w:r w:rsidR="00F602BE">
        <w:t>.</w:t>
      </w:r>
    </w:p>
    <w:p w:rsidR="00F602BE" w:rsidRPr="00180456" w:rsidRDefault="00F602BE" w:rsidP="00F602BE">
      <w:r>
        <w:t xml:space="preserve">So sánh 02 đồ thị trong </w:t>
      </w:r>
      <w:r>
        <w:fldChar w:fldCharType="begin"/>
      </w:r>
      <w:r>
        <w:instrText xml:space="preserve"> REF _Ref20515043 \h </w:instrText>
      </w:r>
      <w:r>
        <w:fldChar w:fldCharType="separate"/>
      </w:r>
      <w:r w:rsidR="00F00969">
        <w:t xml:space="preserve">Hình </w:t>
      </w:r>
      <w:r w:rsidR="00F00969">
        <w:rPr>
          <w:noProof/>
        </w:rPr>
        <w:t>2</w:t>
      </w:r>
      <w:r w:rsidR="00F00969">
        <w:t>.</w:t>
      </w:r>
      <w:r w:rsidR="00F00969">
        <w:rPr>
          <w:noProof/>
        </w:rPr>
        <w:t>2</w:t>
      </w:r>
      <w:r>
        <w:fldChar w:fldCharType="end"/>
      </w:r>
      <w:r>
        <w:t xml:space="preserve"> sẽ thấy đồ thị bên trái biểu diễn được ý tưởng muốn nhấn mạnh.</w:t>
      </w:r>
    </w:p>
    <w:p w:rsidR="00E132B0" w:rsidRDefault="00F602BE" w:rsidP="00E132B0">
      <w:pPr>
        <w:jc w:val="center"/>
      </w:pPr>
      <w:r w:rsidRPr="00F602BE">
        <w:rPr>
          <w:noProof/>
          <w:lang w:val="vi-VN" w:eastAsia="vi-VN"/>
        </w:rPr>
        <w:drawing>
          <wp:inline distT="0" distB="0" distL="0" distR="0" wp14:anchorId="2AAA77E4" wp14:editId="68C63207">
            <wp:extent cx="3773606" cy="2253959"/>
            <wp:effectExtent l="0" t="0" r="0" b="0"/>
            <wp:docPr id="50" name="Picture 50" descr="C:\Users\Nguyen Xuan Tung\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guyen Xuan Tung\Desktop\Picture1.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78281" cy="2256751"/>
                    </a:xfrm>
                    <a:prstGeom prst="rect">
                      <a:avLst/>
                    </a:prstGeom>
                    <a:noFill/>
                    <a:ln>
                      <a:noFill/>
                    </a:ln>
                  </pic:spPr>
                </pic:pic>
              </a:graphicData>
            </a:graphic>
          </wp:inline>
        </w:drawing>
      </w:r>
    </w:p>
    <w:p w:rsidR="00E132B0" w:rsidRDefault="00E132B0" w:rsidP="00E132B0">
      <w:pPr>
        <w:pStyle w:val="Caption"/>
      </w:pPr>
      <w:bookmarkStart w:id="30" w:name="_Ref20515043"/>
      <w:bookmarkStart w:id="31" w:name="_Toc20580105"/>
      <w:r>
        <w:t xml:space="preserve">Hình </w:t>
      </w:r>
      <w:r w:rsidR="00D6455F">
        <w:fldChar w:fldCharType="begin"/>
      </w:r>
      <w:r w:rsidR="00D6455F">
        <w:instrText xml:space="preserve"> STYLEREF 1 \s </w:instrText>
      </w:r>
      <w:r w:rsidR="00D6455F">
        <w:fldChar w:fldCharType="separate"/>
      </w:r>
      <w:r w:rsidR="00F00969">
        <w:rPr>
          <w:noProof/>
        </w:rPr>
        <w:t>2</w:t>
      </w:r>
      <w:r w:rsidR="00D6455F">
        <w:rPr>
          <w:noProof/>
        </w:rPr>
        <w:fldChar w:fldCharType="end"/>
      </w:r>
      <w:r>
        <w:t>.</w:t>
      </w:r>
      <w:r w:rsidR="00D6455F">
        <w:fldChar w:fldCharType="begin"/>
      </w:r>
      <w:r w:rsidR="00D6455F">
        <w:instrText xml:space="preserve"> SEQ Hình \* ARABIC \s 1 </w:instrText>
      </w:r>
      <w:r w:rsidR="00D6455F">
        <w:fldChar w:fldCharType="separate"/>
      </w:r>
      <w:r w:rsidR="00F00969">
        <w:rPr>
          <w:noProof/>
        </w:rPr>
        <w:t>2</w:t>
      </w:r>
      <w:r w:rsidR="00D6455F">
        <w:rPr>
          <w:noProof/>
        </w:rPr>
        <w:fldChar w:fldCharType="end"/>
      </w:r>
      <w:bookmarkEnd w:id="30"/>
      <w:r>
        <w:t xml:space="preserve"> Đồ thị kiểu </w:t>
      </w:r>
      <w:r w:rsidR="008D1BF5">
        <w:t>thanh ngang</w:t>
      </w:r>
      <w:bookmarkEnd w:id="31"/>
    </w:p>
    <w:p w:rsidR="00876F94" w:rsidRDefault="00876F94" w:rsidP="00876F94">
      <w:pPr>
        <w:pStyle w:val="Heading2"/>
      </w:pPr>
      <w:bookmarkStart w:id="32" w:name="_Toc21499688"/>
      <w:r>
        <w:t xml:space="preserve">Đồ thị </w:t>
      </w:r>
      <w:r w:rsidR="00534817">
        <w:t>kiểu cột đứng</w:t>
      </w:r>
      <w:bookmarkEnd w:id="32"/>
    </w:p>
    <w:p w:rsidR="00876F94" w:rsidRPr="00180456" w:rsidRDefault="00876F94" w:rsidP="00876F94">
      <w:r w:rsidRPr="00180456">
        <w:t>Phạm vi sử dụng</w:t>
      </w:r>
      <w:r>
        <w:t>:</w:t>
      </w:r>
    </w:p>
    <w:p w:rsidR="00876F94" w:rsidRPr="00180456" w:rsidRDefault="00876F94" w:rsidP="00876F94">
      <w:pPr>
        <w:pStyle w:val="ListParagraph"/>
        <w:numPr>
          <w:ilvl w:val="0"/>
          <w:numId w:val="31"/>
        </w:numPr>
      </w:pPr>
      <w:r>
        <w:lastRenderedPageBreak/>
        <w:t xml:space="preserve">Khi muốn </w:t>
      </w:r>
      <w:r w:rsidR="00315212">
        <w:t>diễn tả sự thay đổi theo thời gian</w:t>
      </w:r>
    </w:p>
    <w:p w:rsidR="00876F94" w:rsidRPr="00180456" w:rsidRDefault="00876F94" w:rsidP="00876F94">
      <w:pPr>
        <w:pStyle w:val="ListParagraph"/>
        <w:numPr>
          <w:ilvl w:val="0"/>
          <w:numId w:val="31"/>
        </w:numPr>
      </w:pPr>
      <w:r w:rsidRPr="00180456">
        <w:t xml:space="preserve">Không nên dùng quá </w:t>
      </w:r>
      <w:r>
        <w:t xml:space="preserve">5 </w:t>
      </w:r>
      <w:r w:rsidR="00315212">
        <w:t>cột trong một đồ thị</w:t>
      </w:r>
    </w:p>
    <w:p w:rsidR="00876F94" w:rsidRPr="00180456" w:rsidRDefault="00876F94" w:rsidP="00876F94">
      <w:r w:rsidRPr="00180456">
        <w:t>Khi muốn nhấn mạnh một đại lượng</w:t>
      </w:r>
      <w:r>
        <w:t>:</w:t>
      </w:r>
    </w:p>
    <w:p w:rsidR="006C2359" w:rsidRDefault="001B2FAF" w:rsidP="006C2359">
      <w:pPr>
        <w:pStyle w:val="ListParagraph"/>
        <w:numPr>
          <w:ilvl w:val="0"/>
          <w:numId w:val="31"/>
        </w:numPr>
      </w:pPr>
      <w:r>
        <w:t>Khi trình bày n</w:t>
      </w:r>
      <w:r w:rsidR="006C2359">
        <w:t>ên giản lược đồ thị</w:t>
      </w:r>
      <w:r>
        <w:t xml:space="preserve">, </w:t>
      </w:r>
      <w:r w:rsidR="006C2359">
        <w:t>bỏ những dữ liệu không cần thiết</w:t>
      </w:r>
    </w:p>
    <w:p w:rsidR="006C2359" w:rsidRDefault="006C2359" w:rsidP="001B2FAF">
      <w:pPr>
        <w:pStyle w:val="ListParagraph"/>
        <w:numPr>
          <w:ilvl w:val="0"/>
          <w:numId w:val="31"/>
        </w:numPr>
      </w:pPr>
      <w:r>
        <w:t>Xem xét dùng đồ thị con</w:t>
      </w:r>
      <w:r w:rsidR="001B2FAF">
        <w:t xml:space="preserve"> để d</w:t>
      </w:r>
      <w:r>
        <w:t>iễn tả sự đóng góp của các thành phần vào sự thay đổi theo thời gian</w:t>
      </w:r>
    </w:p>
    <w:p w:rsidR="001B2FAF" w:rsidRPr="00180456" w:rsidRDefault="006C2359" w:rsidP="001B2FAF">
      <w:pPr>
        <w:pStyle w:val="ListParagraph"/>
        <w:numPr>
          <w:ilvl w:val="0"/>
          <w:numId w:val="31"/>
        </w:numPr>
      </w:pPr>
      <w:r>
        <w:t>Tô màu, gạch chéo</w:t>
      </w:r>
      <w:r w:rsidR="001B2FAF">
        <w:t xml:space="preserve"> hoặc </w:t>
      </w:r>
      <w:r>
        <w:t>dùng mũi tên để diễn tả những điểm đặc biệt</w:t>
      </w:r>
    </w:p>
    <w:p w:rsidR="00876F94" w:rsidRDefault="001B2FAF" w:rsidP="001B2FAF">
      <w:r w:rsidRPr="001B2FAF">
        <w:rPr>
          <w:noProof/>
          <w:lang w:val="vi-VN" w:eastAsia="vi-VN"/>
        </w:rPr>
        <w:drawing>
          <wp:inline distT="0" distB="0" distL="0" distR="0" wp14:anchorId="0DF688BD" wp14:editId="041A80C2">
            <wp:extent cx="2171304" cy="1848843"/>
            <wp:effectExtent l="0" t="0" r="635"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0916" t="9334" r="9224"/>
                    <a:stretch/>
                  </pic:blipFill>
                  <pic:spPr bwMode="auto">
                    <a:xfrm>
                      <a:off x="0" y="0"/>
                      <a:ext cx="2186260" cy="1861577"/>
                    </a:xfrm>
                    <a:prstGeom prst="rect">
                      <a:avLst/>
                    </a:prstGeom>
                    <a:noFill/>
                    <a:ln>
                      <a:noFill/>
                    </a:ln>
                    <a:effectLst/>
                    <a:extLst/>
                  </pic:spPr>
                </pic:pic>
              </a:graphicData>
            </a:graphic>
          </wp:inline>
        </w:drawing>
      </w:r>
      <w:r w:rsidRPr="001B2FAF">
        <w:rPr>
          <w:noProof/>
        </w:rPr>
        <w:t xml:space="preserve"> </w:t>
      </w:r>
      <w:r>
        <w:t xml:space="preserve">       </w:t>
      </w:r>
      <w:r>
        <w:rPr>
          <w:noProof/>
          <w:lang w:val="vi-VN" w:eastAsia="vi-VN"/>
        </w:rPr>
        <w:drawing>
          <wp:inline distT="0" distB="0" distL="0" distR="0">
            <wp:extent cx="2845558" cy="174482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8604" cy="1752828"/>
                    </a:xfrm>
                    <a:prstGeom prst="rect">
                      <a:avLst/>
                    </a:prstGeom>
                    <a:noFill/>
                    <a:ln>
                      <a:noFill/>
                    </a:ln>
                  </pic:spPr>
                </pic:pic>
              </a:graphicData>
            </a:graphic>
          </wp:inline>
        </w:drawing>
      </w:r>
    </w:p>
    <w:p w:rsidR="00876F94" w:rsidRDefault="00876F94" w:rsidP="00876F94">
      <w:pPr>
        <w:pStyle w:val="Caption"/>
      </w:pPr>
      <w:bookmarkStart w:id="33" w:name="_Toc20580106"/>
      <w:r>
        <w:t xml:space="preserve">Hình </w:t>
      </w:r>
      <w:r w:rsidR="00D6455F">
        <w:fldChar w:fldCharType="begin"/>
      </w:r>
      <w:r w:rsidR="00D6455F">
        <w:instrText xml:space="preserve"> STYLEREF 1 \s </w:instrText>
      </w:r>
      <w:r w:rsidR="00D6455F">
        <w:fldChar w:fldCharType="separate"/>
      </w:r>
      <w:r w:rsidR="00F00969">
        <w:rPr>
          <w:noProof/>
        </w:rPr>
        <w:t>2</w:t>
      </w:r>
      <w:r w:rsidR="00D6455F">
        <w:rPr>
          <w:noProof/>
        </w:rPr>
        <w:fldChar w:fldCharType="end"/>
      </w:r>
      <w:r>
        <w:t>.</w:t>
      </w:r>
      <w:r w:rsidR="00D6455F">
        <w:fldChar w:fldCharType="begin"/>
      </w:r>
      <w:r w:rsidR="00D6455F">
        <w:instrText xml:space="preserve"> SEQ Hình \* ARABIC \s 1 </w:instrText>
      </w:r>
      <w:r w:rsidR="00D6455F">
        <w:fldChar w:fldCharType="separate"/>
      </w:r>
      <w:r w:rsidR="00F00969">
        <w:rPr>
          <w:noProof/>
        </w:rPr>
        <w:t>3</w:t>
      </w:r>
      <w:r w:rsidR="00D6455F">
        <w:rPr>
          <w:noProof/>
        </w:rPr>
        <w:fldChar w:fldCharType="end"/>
      </w:r>
      <w:r>
        <w:t xml:space="preserve"> Đồ thị kiểu </w:t>
      </w:r>
      <w:r w:rsidR="001B2FAF">
        <w:t>cột đứng</w:t>
      </w:r>
      <w:bookmarkEnd w:id="33"/>
    </w:p>
    <w:p w:rsidR="00FD42C9" w:rsidRDefault="00FD42C9" w:rsidP="00FD42C9">
      <w:pPr>
        <w:pStyle w:val="Heading2"/>
      </w:pPr>
      <w:bookmarkStart w:id="34" w:name="_Toc21499689"/>
      <w:r>
        <w:t>Đồ thị kiểu đường</w:t>
      </w:r>
      <w:bookmarkEnd w:id="34"/>
    </w:p>
    <w:p w:rsidR="00FD42C9" w:rsidRPr="00180456" w:rsidRDefault="00FD42C9" w:rsidP="00FD42C9">
      <w:r w:rsidRPr="00180456">
        <w:t>Phạm vi sử dụng</w:t>
      </w:r>
      <w:r>
        <w:t>:</w:t>
      </w:r>
    </w:p>
    <w:p w:rsidR="00FD42C9" w:rsidRPr="00FD42C9" w:rsidRDefault="00FD42C9" w:rsidP="00FD42C9">
      <w:pPr>
        <w:pStyle w:val="ListParagraph"/>
        <w:numPr>
          <w:ilvl w:val="0"/>
          <w:numId w:val="31"/>
        </w:numPr>
      </w:pPr>
      <w:r w:rsidRPr="00FD42C9">
        <w:t>Biểu diễn xu hướng biến đổi của dữ liệu</w:t>
      </w:r>
    </w:p>
    <w:p w:rsidR="00FD42C9" w:rsidRPr="00FD42C9" w:rsidRDefault="00FD42C9" w:rsidP="00FD42C9">
      <w:pPr>
        <w:pStyle w:val="ListParagraph"/>
        <w:numPr>
          <w:ilvl w:val="0"/>
          <w:numId w:val="31"/>
        </w:numPr>
      </w:pPr>
      <w:r>
        <w:t>Có tác dụng s</w:t>
      </w:r>
      <w:r w:rsidRPr="00FD42C9">
        <w:t>o sánh nhiều dữ liệu theo thời gian</w:t>
      </w:r>
    </w:p>
    <w:p w:rsidR="00FD42C9" w:rsidRPr="00180456" w:rsidRDefault="00FD42C9" w:rsidP="00FD42C9">
      <w:pPr>
        <w:pStyle w:val="ListParagraph"/>
        <w:numPr>
          <w:ilvl w:val="0"/>
          <w:numId w:val="31"/>
        </w:numPr>
      </w:pPr>
      <w:r w:rsidRPr="00180456">
        <w:t xml:space="preserve">Không nên dùng quá </w:t>
      </w:r>
      <w:r>
        <w:t>3 đường dữ liệu trong một đồ thị</w:t>
      </w:r>
    </w:p>
    <w:p w:rsidR="00FD42C9" w:rsidRPr="00180456" w:rsidRDefault="00FD42C9" w:rsidP="00FD42C9">
      <w:r w:rsidRPr="00180456">
        <w:t>Khi muốn nhấn mạnh một đại lượng</w:t>
      </w:r>
      <w:r>
        <w:t>:</w:t>
      </w:r>
    </w:p>
    <w:p w:rsidR="00FD42C9" w:rsidRPr="00FD42C9" w:rsidRDefault="00FD42C9" w:rsidP="00FD42C9">
      <w:pPr>
        <w:pStyle w:val="ListParagraph"/>
        <w:numPr>
          <w:ilvl w:val="0"/>
          <w:numId w:val="31"/>
        </w:numPr>
      </w:pPr>
      <w:r w:rsidRPr="00FD42C9">
        <w:t>Dùng đường nét đậm</w:t>
      </w:r>
    </w:p>
    <w:p w:rsidR="00FD42C9" w:rsidRPr="00FD42C9" w:rsidRDefault="00FD42C9" w:rsidP="00FD42C9">
      <w:pPr>
        <w:pStyle w:val="ListParagraph"/>
        <w:numPr>
          <w:ilvl w:val="0"/>
          <w:numId w:val="31"/>
        </w:numPr>
      </w:pPr>
      <w:r w:rsidRPr="00FD42C9">
        <w:t>Đồ thị có nhiều đường: dùng nét đậm và màu nổi bật</w:t>
      </w:r>
    </w:p>
    <w:p w:rsidR="00FD42C9" w:rsidRDefault="00FD42C9" w:rsidP="00FD42C9">
      <w:pPr>
        <w:jc w:val="center"/>
      </w:pPr>
      <w:r w:rsidRPr="00FD42C9">
        <w:rPr>
          <w:noProof/>
          <w:lang w:val="vi-VN" w:eastAsia="vi-VN"/>
        </w:rPr>
        <w:drawing>
          <wp:inline distT="0" distB="0" distL="0" distR="0" wp14:anchorId="5A4FDDBF" wp14:editId="676689C9">
            <wp:extent cx="2579427" cy="2088595"/>
            <wp:effectExtent l="0" t="0" r="0" b="698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86974" cy="2094706"/>
                    </a:xfrm>
                    <a:prstGeom prst="rect">
                      <a:avLst/>
                    </a:prstGeom>
                    <a:noFill/>
                    <a:ln>
                      <a:noFill/>
                    </a:ln>
                    <a:effectLst/>
                    <a:extLst/>
                  </pic:spPr>
                </pic:pic>
              </a:graphicData>
            </a:graphic>
          </wp:inline>
        </w:drawing>
      </w:r>
    </w:p>
    <w:p w:rsidR="00FD42C9" w:rsidRDefault="00FD42C9" w:rsidP="00FD42C9">
      <w:pPr>
        <w:pStyle w:val="Caption"/>
      </w:pPr>
      <w:bookmarkStart w:id="35" w:name="_Toc20580107"/>
      <w:r>
        <w:t xml:space="preserve">Hình </w:t>
      </w:r>
      <w:r w:rsidR="00D6455F">
        <w:fldChar w:fldCharType="begin"/>
      </w:r>
      <w:r w:rsidR="00D6455F">
        <w:instrText xml:space="preserve"> STYLEREF 1 \s </w:instrText>
      </w:r>
      <w:r w:rsidR="00D6455F">
        <w:fldChar w:fldCharType="separate"/>
      </w:r>
      <w:r w:rsidR="00F00969">
        <w:rPr>
          <w:noProof/>
        </w:rPr>
        <w:t>2</w:t>
      </w:r>
      <w:r w:rsidR="00D6455F">
        <w:rPr>
          <w:noProof/>
        </w:rPr>
        <w:fldChar w:fldCharType="end"/>
      </w:r>
      <w:r>
        <w:t>.</w:t>
      </w:r>
      <w:r w:rsidR="00D6455F">
        <w:fldChar w:fldCharType="begin"/>
      </w:r>
      <w:r w:rsidR="00D6455F">
        <w:instrText xml:space="preserve"> SEQ Hình \* ARABIC \s 1 </w:instrText>
      </w:r>
      <w:r w:rsidR="00D6455F">
        <w:fldChar w:fldCharType="separate"/>
      </w:r>
      <w:r w:rsidR="00F00969">
        <w:rPr>
          <w:noProof/>
        </w:rPr>
        <w:t>4</w:t>
      </w:r>
      <w:r w:rsidR="00D6455F">
        <w:rPr>
          <w:noProof/>
        </w:rPr>
        <w:fldChar w:fldCharType="end"/>
      </w:r>
      <w:r>
        <w:t xml:space="preserve"> Đồ thị kiểu đường</w:t>
      </w:r>
      <w:bookmarkEnd w:id="35"/>
    </w:p>
    <w:p w:rsidR="000E64C8" w:rsidRDefault="000E64C8" w:rsidP="000E64C8">
      <w:pPr>
        <w:pStyle w:val="Heading2"/>
      </w:pPr>
      <w:bookmarkStart w:id="36" w:name="_Toc21499690"/>
      <w:r>
        <w:t>Đồ thị kiểu diện tích</w:t>
      </w:r>
      <w:bookmarkEnd w:id="36"/>
    </w:p>
    <w:p w:rsidR="000E64C8" w:rsidRPr="00FD42C9" w:rsidRDefault="000E64C8" w:rsidP="000E64C8">
      <w:r w:rsidRPr="00180456">
        <w:t>Phạm vi sử dụng</w:t>
      </w:r>
      <w:r>
        <w:t>: phù hợp để biểu diễn so sánh sự thay đổi về số lượng theo thời gian</w:t>
      </w:r>
    </w:p>
    <w:p w:rsidR="000E64C8" w:rsidRPr="00180456" w:rsidRDefault="000E64C8" w:rsidP="000E64C8">
      <w:pPr>
        <w:ind w:left="360"/>
      </w:pPr>
    </w:p>
    <w:p w:rsidR="000E64C8" w:rsidRPr="00180456" w:rsidRDefault="000E64C8" w:rsidP="000E64C8">
      <w:r>
        <w:t>Các lưu ý:</w:t>
      </w:r>
    </w:p>
    <w:p w:rsidR="000E64C8" w:rsidRPr="000E64C8" w:rsidRDefault="000E64C8" w:rsidP="000E64C8">
      <w:pPr>
        <w:pStyle w:val="ListParagraph"/>
        <w:numPr>
          <w:ilvl w:val="0"/>
          <w:numId w:val="31"/>
        </w:numPr>
      </w:pPr>
      <w:r w:rsidRPr="000E64C8">
        <w:lastRenderedPageBreak/>
        <w:t xml:space="preserve">Phần đáy đồ thị nên dành cho đại lượng </w:t>
      </w:r>
      <w:r>
        <w:t xml:space="preserve">có giá trị </w:t>
      </w:r>
      <w:r w:rsidRPr="000E64C8">
        <w:t>lớn nhất</w:t>
      </w:r>
      <w:r w:rsidR="00D76ED1">
        <w:t xml:space="preserve"> (</w:t>
      </w:r>
      <w:r w:rsidR="00D76ED1">
        <w:fldChar w:fldCharType="begin"/>
      </w:r>
      <w:r w:rsidR="00D76ED1">
        <w:instrText xml:space="preserve"> REF _Ref20515925 \h </w:instrText>
      </w:r>
      <w:r w:rsidR="00D76ED1">
        <w:fldChar w:fldCharType="separate"/>
      </w:r>
      <w:r w:rsidR="00F00969">
        <w:t xml:space="preserve">Hình </w:t>
      </w:r>
      <w:r w:rsidR="00F00969">
        <w:rPr>
          <w:noProof/>
        </w:rPr>
        <w:t>2</w:t>
      </w:r>
      <w:r w:rsidR="00F00969">
        <w:t>.</w:t>
      </w:r>
      <w:r w:rsidR="00F00969">
        <w:rPr>
          <w:noProof/>
        </w:rPr>
        <w:t>5</w:t>
      </w:r>
      <w:r w:rsidR="00D76ED1">
        <w:fldChar w:fldCharType="end"/>
      </w:r>
      <w:r w:rsidR="00D76ED1">
        <w:t xml:space="preserve"> </w:t>
      </w:r>
      <w:r w:rsidR="00284C88">
        <w:t xml:space="preserve">nhân mạnh mục tư vấn đóng góp </w:t>
      </w:r>
      <w:r w:rsidR="00D76ED1">
        <w:t xml:space="preserve">tăng trưởng mạnh nhất so với các </w:t>
      </w:r>
      <w:r w:rsidR="00284C88">
        <w:t>mục khác)</w:t>
      </w:r>
    </w:p>
    <w:p w:rsidR="000E64C8" w:rsidRPr="000E64C8" w:rsidRDefault="000E64C8" w:rsidP="000E64C8">
      <w:pPr>
        <w:pStyle w:val="ListParagraph"/>
        <w:numPr>
          <w:ilvl w:val="0"/>
          <w:numId w:val="31"/>
        </w:numPr>
      </w:pPr>
      <w:r w:rsidRPr="000E64C8">
        <w:t>Dùng màu đậm nhất cho phần diện tích đáy</w:t>
      </w:r>
      <w:r>
        <w:t xml:space="preserve">; màu đậm sẽ có tác dụng tạo hiệu ứng </w:t>
      </w:r>
      <w:r w:rsidRPr="000E64C8">
        <w:t xml:space="preserve">như “neo” đồ thị, </w:t>
      </w:r>
      <w:r>
        <w:t xml:space="preserve">người đọc sẽ nhìn thấy và cảm thấy </w:t>
      </w:r>
      <w:r w:rsidRPr="000E64C8">
        <w:t>chắc chắn, hợp mắt</w:t>
      </w:r>
    </w:p>
    <w:p w:rsidR="000E64C8" w:rsidRPr="000E64C8" w:rsidRDefault="000E64C8" w:rsidP="000E64C8">
      <w:pPr>
        <w:pStyle w:val="ListParagraph"/>
        <w:numPr>
          <w:ilvl w:val="0"/>
          <w:numId w:val="31"/>
        </w:numPr>
      </w:pPr>
      <w:r w:rsidRPr="000E64C8">
        <w:t xml:space="preserve">Các </w:t>
      </w:r>
      <w:r>
        <w:t xml:space="preserve">tên chú thích </w:t>
      </w:r>
      <w:r w:rsidRPr="000E64C8">
        <w:t>nên để nằm ngang cho dễ đọc</w:t>
      </w:r>
    </w:p>
    <w:p w:rsidR="000E64C8" w:rsidRPr="00FD42C9" w:rsidRDefault="000E64C8" w:rsidP="000E64C8">
      <w:pPr>
        <w:pStyle w:val="ListParagraph"/>
        <w:numPr>
          <w:ilvl w:val="0"/>
          <w:numId w:val="31"/>
        </w:numPr>
      </w:pPr>
      <w:r>
        <w:t>Đồ thị kiểu này cần nhiều thời gian để quan sát, do vậy nếu sử dụng cho poster thì cần dành nhiều thời gian cho độc giả tìm hiểu.</w:t>
      </w:r>
    </w:p>
    <w:p w:rsidR="000E64C8" w:rsidRDefault="00710B0F" w:rsidP="000E64C8">
      <w:pPr>
        <w:jc w:val="center"/>
      </w:pPr>
      <w:r w:rsidRPr="00710B0F">
        <w:rPr>
          <w:noProof/>
          <w:lang w:val="vi-VN" w:eastAsia="vi-VN"/>
        </w:rPr>
        <w:drawing>
          <wp:inline distT="0" distB="0" distL="0" distR="0" wp14:anchorId="69D7A560" wp14:editId="47700B4E">
            <wp:extent cx="4043557" cy="2034141"/>
            <wp:effectExtent l="0" t="0" r="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62" cstate="print">
                      <a:clrChange>
                        <a:clrFrom>
                          <a:srgbClr val="D5F2FC"/>
                        </a:clrFrom>
                        <a:clrTo>
                          <a:srgbClr val="D5F2FC">
                            <a:alpha val="0"/>
                          </a:srgbClr>
                        </a:clrTo>
                      </a:clrChange>
                      <a:extLst>
                        <a:ext uri="{BEBA8EAE-BF5A-486C-A8C5-ECC9F3942E4B}">
                          <a14:imgProps xmlns:a14="http://schemas.microsoft.com/office/drawing/2010/main">
                            <a14:imgLayer r:embed="rId63">
                              <a14:imgEffect>
                                <a14:sharpenSoften amount="25000"/>
                              </a14:imgEffect>
                              <a14:imgEffect>
                                <a14:saturation sat="304000"/>
                              </a14:imgEffect>
                            </a14:imgLayer>
                          </a14:imgProps>
                        </a:ext>
                        <a:ext uri="{28A0092B-C50C-407E-A947-70E740481C1C}">
                          <a14:useLocalDpi xmlns:a14="http://schemas.microsoft.com/office/drawing/2010/main" val="0"/>
                        </a:ext>
                      </a:extLst>
                    </a:blip>
                    <a:srcRect l="3378" t="12037" r="2565" b="12593"/>
                    <a:stretch/>
                  </pic:blipFill>
                  <pic:spPr>
                    <a:xfrm>
                      <a:off x="0" y="0"/>
                      <a:ext cx="4045989" cy="2035365"/>
                    </a:xfrm>
                    <a:prstGeom prst="rect">
                      <a:avLst/>
                    </a:prstGeom>
                    <a:solidFill>
                      <a:schemeClr val="accent1"/>
                    </a:solidFill>
                  </pic:spPr>
                </pic:pic>
              </a:graphicData>
            </a:graphic>
          </wp:inline>
        </w:drawing>
      </w:r>
    </w:p>
    <w:p w:rsidR="000E64C8" w:rsidRDefault="000E64C8" w:rsidP="000E64C8">
      <w:pPr>
        <w:pStyle w:val="Caption"/>
      </w:pPr>
      <w:bookmarkStart w:id="37" w:name="_Ref20515925"/>
      <w:bookmarkStart w:id="38" w:name="_Toc20580108"/>
      <w:r>
        <w:t xml:space="preserve">Hình </w:t>
      </w:r>
      <w:r w:rsidR="00D6455F">
        <w:fldChar w:fldCharType="begin"/>
      </w:r>
      <w:r w:rsidR="00D6455F">
        <w:instrText xml:space="preserve"> STYLEREF 1 \s </w:instrText>
      </w:r>
      <w:r w:rsidR="00D6455F">
        <w:fldChar w:fldCharType="separate"/>
      </w:r>
      <w:r w:rsidR="00F00969">
        <w:rPr>
          <w:noProof/>
        </w:rPr>
        <w:t>2</w:t>
      </w:r>
      <w:r w:rsidR="00D6455F">
        <w:rPr>
          <w:noProof/>
        </w:rPr>
        <w:fldChar w:fldCharType="end"/>
      </w:r>
      <w:r>
        <w:t>.</w:t>
      </w:r>
      <w:r w:rsidR="00D6455F">
        <w:fldChar w:fldCharType="begin"/>
      </w:r>
      <w:r w:rsidR="00D6455F">
        <w:instrText xml:space="preserve"> SEQ Hình \* ARABIC \s 1 </w:instrText>
      </w:r>
      <w:r w:rsidR="00D6455F">
        <w:fldChar w:fldCharType="separate"/>
      </w:r>
      <w:r w:rsidR="00F00969">
        <w:rPr>
          <w:noProof/>
        </w:rPr>
        <w:t>5</w:t>
      </w:r>
      <w:r w:rsidR="00D6455F">
        <w:rPr>
          <w:noProof/>
        </w:rPr>
        <w:fldChar w:fldCharType="end"/>
      </w:r>
      <w:bookmarkEnd w:id="37"/>
      <w:r>
        <w:t xml:space="preserve"> Đồ thị kiểu </w:t>
      </w:r>
      <w:r w:rsidR="008A1EFA">
        <w:t>diện tích</w:t>
      </w:r>
      <w:bookmarkEnd w:id="38"/>
    </w:p>
    <w:p w:rsidR="00876F94" w:rsidRDefault="00876F94" w:rsidP="00FB171E"/>
    <w:p w:rsidR="00F12936" w:rsidRDefault="00F12936">
      <w:pPr>
        <w:spacing w:before="0" w:after="160" w:line="259" w:lineRule="auto"/>
        <w:jc w:val="left"/>
      </w:pPr>
      <w:r>
        <w:br w:type="page"/>
      </w:r>
    </w:p>
    <w:p w:rsidR="00F5640D" w:rsidRDefault="00F5640D" w:rsidP="00F5640D">
      <w:pPr>
        <w:pStyle w:val="Heading1"/>
      </w:pPr>
      <w:bookmarkStart w:id="39" w:name="_Toc21499691"/>
      <w:r>
        <w:lastRenderedPageBreak/>
        <w:t>KẾT LUẬN</w:t>
      </w:r>
      <w:bookmarkEnd w:id="39"/>
    </w:p>
    <w:p w:rsidR="00F5640D" w:rsidRDefault="00F5640D" w:rsidP="00F5640D">
      <w:pPr>
        <w:pStyle w:val="Heading2"/>
      </w:pPr>
      <w:bookmarkStart w:id="40" w:name="_Toc21499692"/>
      <w:r>
        <w:t>Kết luận</w:t>
      </w:r>
      <w:bookmarkEnd w:id="40"/>
    </w:p>
    <w:p w:rsidR="00F5640D" w:rsidRDefault="001F2C3A" w:rsidP="002D2A16">
      <w:pPr>
        <w:ind w:firstLine="567"/>
      </w:pPr>
      <w:r>
        <w:t xml:space="preserve">Nội dung phần kết luận này tùy thuộc vào từng đồ án. Lưu ý trong phần kết luận không </w:t>
      </w:r>
      <w:r w:rsidR="008A3604">
        <w:t xml:space="preserve">nên </w:t>
      </w:r>
      <w:r>
        <w:t>có bất cứ phương trình, biểu đồ hay bảng biểu nào. Cần trình bày rõ nội dung đồ án tốt nghiệp đã đáp ứng đầy đủ các yêu cầu của đề bài hay chưa. Trình bày về ý nghĩa của các kết quả thu được, các đánh giá nhận xét về tính khả thi, tính chính xác của kết quả</w:t>
      </w:r>
      <w:r w:rsidR="00593AC7">
        <w:t>, tính thực tế của đồ án</w:t>
      </w:r>
      <w:r>
        <w:t>…</w:t>
      </w:r>
      <w:r w:rsidR="00E47593">
        <w:t>Cần lưu ý hạn chế sử dụng các tính từ, trạng từ mạnh trong khi miêu tả kết quả đạt được, cần đảm bảo tính trung thực</w:t>
      </w:r>
      <w:r>
        <w:t xml:space="preserve"> </w:t>
      </w:r>
      <w:r w:rsidR="00E47593">
        <w:t>của các kết luận.</w:t>
      </w:r>
    </w:p>
    <w:p w:rsidR="00F5640D" w:rsidRDefault="001F2C3A" w:rsidP="00F5640D">
      <w:r>
        <w:t>Trình bày các kiến thức mà sinh viên đã đạt được sau khi thực hiện đồ án tốt nghiệp. Đồng thời trình bày về các kỹ năng đã học được (kỹ năng tự tìm kiếm tài liệu, tổng hợp thông tin, kỹ năng chế bản, kỹ năng trình bày, viết báo….)</w:t>
      </w:r>
      <w:r w:rsidR="00F5640D" w:rsidRPr="00B71184">
        <w:t>.</w:t>
      </w:r>
    </w:p>
    <w:p w:rsidR="00F5640D" w:rsidRDefault="00F5640D" w:rsidP="00F5640D">
      <w:pPr>
        <w:pStyle w:val="Heading2"/>
      </w:pPr>
      <w:bookmarkStart w:id="41" w:name="_Toc21499693"/>
      <w:r>
        <w:t>Hướng phát triển của đồ án trong tương lai</w:t>
      </w:r>
      <w:bookmarkEnd w:id="41"/>
    </w:p>
    <w:p w:rsidR="003C2C4E" w:rsidRDefault="00A85EE8" w:rsidP="00B71184">
      <w:r>
        <w:t xml:space="preserve">Nêu tóm </w:t>
      </w:r>
      <w:r w:rsidR="00F5640D" w:rsidRPr="00B71184">
        <w:t xml:space="preserve">tắt </w:t>
      </w:r>
      <w:r>
        <w:t>hướng mở rộng của đề tài trong tương lai nếu có. Đây là mục tùy chọn vì phụ thuộc vào loại đề tài</w:t>
      </w:r>
      <w:r w:rsidR="00F5640D" w:rsidRPr="00B71184">
        <w:t>.</w:t>
      </w:r>
    </w:p>
    <w:p w:rsidR="003C2C4E" w:rsidRDefault="003C2C4E">
      <w:pPr>
        <w:spacing w:after="160" w:line="259" w:lineRule="auto"/>
        <w:jc w:val="left"/>
      </w:pPr>
      <w:r>
        <w:br w:type="page"/>
      </w:r>
    </w:p>
    <w:bookmarkStart w:id="42" w:name="_Toc21499694" w:displacedByCustomXml="next"/>
    <w:sdt>
      <w:sdtPr>
        <w:rPr>
          <w:b w:val="0"/>
        </w:rPr>
        <w:id w:val="-2044282264"/>
        <w:docPartObj>
          <w:docPartGallery w:val="Bibliographies"/>
          <w:docPartUnique/>
        </w:docPartObj>
      </w:sdtPr>
      <w:sdtEndPr>
        <w:rPr>
          <w:bCs/>
        </w:rPr>
      </w:sdtEndPr>
      <w:sdtContent>
        <w:p w:rsidR="00475B34" w:rsidRDefault="00475B34" w:rsidP="00475B34">
          <w:pPr>
            <w:pStyle w:val="Heading1"/>
            <w:numPr>
              <w:ilvl w:val="0"/>
              <w:numId w:val="0"/>
            </w:numPr>
            <w:spacing w:before="0" w:after="0"/>
            <w:ind w:left="567" w:hanging="567"/>
          </w:pPr>
          <w:r>
            <w:t>TÀI LIỆU THAM KHẢO</w:t>
          </w:r>
          <w:bookmarkEnd w:id="42"/>
        </w:p>
        <w:p w:rsidR="006667A7"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215"/>
          </w:tblGrid>
          <w:tr w:rsidR="006667A7">
            <w:trPr>
              <w:divId w:val="1901869254"/>
              <w:tblCellSpacing w:w="15" w:type="dxa"/>
            </w:trPr>
            <w:tc>
              <w:tcPr>
                <w:tcW w:w="50" w:type="pct"/>
                <w:hideMark/>
              </w:tcPr>
              <w:p w:rsidR="006667A7" w:rsidRDefault="006667A7">
                <w:pPr>
                  <w:pStyle w:val="Bibliography"/>
                  <w:rPr>
                    <w:noProof/>
                    <w:sz w:val="24"/>
                    <w:szCs w:val="24"/>
                  </w:rPr>
                </w:pPr>
                <w:r>
                  <w:rPr>
                    <w:noProof/>
                  </w:rPr>
                  <w:t xml:space="preserve">[1] </w:t>
                </w:r>
              </w:p>
            </w:tc>
            <w:tc>
              <w:tcPr>
                <w:tcW w:w="0" w:type="auto"/>
                <w:hideMark/>
              </w:tcPr>
              <w:p w:rsidR="006667A7" w:rsidRDefault="006667A7">
                <w:pPr>
                  <w:pStyle w:val="Bibliography"/>
                  <w:rPr>
                    <w:noProof/>
                  </w:rPr>
                </w:pPr>
                <w:r>
                  <w:rPr>
                    <w:noProof/>
                  </w:rPr>
                  <w:t xml:space="preserve">Trần Bách, Lưới điện và hệ thống điện, Nhà xuất bản Khoa học Kỹ thuật, 2004. </w:t>
                </w:r>
              </w:p>
            </w:tc>
          </w:tr>
          <w:tr w:rsidR="006667A7">
            <w:trPr>
              <w:divId w:val="1901869254"/>
              <w:tblCellSpacing w:w="15" w:type="dxa"/>
            </w:trPr>
            <w:tc>
              <w:tcPr>
                <w:tcW w:w="50" w:type="pct"/>
                <w:hideMark/>
              </w:tcPr>
              <w:p w:rsidR="006667A7" w:rsidRDefault="006667A7">
                <w:pPr>
                  <w:pStyle w:val="Bibliography"/>
                  <w:rPr>
                    <w:noProof/>
                    <w:lang w:val="vi-VN"/>
                  </w:rPr>
                </w:pPr>
                <w:r>
                  <w:rPr>
                    <w:noProof/>
                    <w:lang w:val="vi-VN"/>
                  </w:rPr>
                  <w:t xml:space="preserve">[2] </w:t>
                </w:r>
              </w:p>
            </w:tc>
            <w:tc>
              <w:tcPr>
                <w:tcW w:w="0" w:type="auto"/>
                <w:hideMark/>
              </w:tcPr>
              <w:p w:rsidR="006667A7" w:rsidRDefault="006667A7">
                <w:pPr>
                  <w:pStyle w:val="Bibliography"/>
                  <w:rPr>
                    <w:noProof/>
                    <w:lang w:val="vi-VN"/>
                  </w:rPr>
                </w:pPr>
                <w:r>
                  <w:rPr>
                    <w:noProof/>
                    <w:lang w:val="vi-VN"/>
                  </w:rPr>
                  <w:t xml:space="preserve">Abe Masayuki, “A Practical Approach to Accurate Fault Location on Extra High Voltage Teed Feeders,” </w:t>
                </w:r>
                <w:r>
                  <w:rPr>
                    <w:i/>
                    <w:iCs/>
                    <w:noProof/>
                    <w:lang w:val="vi-VN"/>
                  </w:rPr>
                  <w:t xml:space="preserve">IEEE Transaction on Power Delivery, </w:t>
                </w:r>
                <w:r>
                  <w:rPr>
                    <w:noProof/>
                    <w:lang w:val="vi-VN"/>
                  </w:rPr>
                  <w:t xml:space="preserve">pp. 159-168, 1995. </w:t>
                </w:r>
              </w:p>
            </w:tc>
          </w:tr>
          <w:tr w:rsidR="006667A7">
            <w:trPr>
              <w:divId w:val="1901869254"/>
              <w:tblCellSpacing w:w="15" w:type="dxa"/>
            </w:trPr>
            <w:tc>
              <w:tcPr>
                <w:tcW w:w="50" w:type="pct"/>
                <w:hideMark/>
              </w:tcPr>
              <w:p w:rsidR="006667A7" w:rsidRDefault="006667A7">
                <w:pPr>
                  <w:pStyle w:val="Bibliography"/>
                  <w:rPr>
                    <w:noProof/>
                  </w:rPr>
                </w:pPr>
                <w:r>
                  <w:rPr>
                    <w:noProof/>
                  </w:rPr>
                  <w:t xml:space="preserve">[3] </w:t>
                </w:r>
              </w:p>
            </w:tc>
            <w:tc>
              <w:tcPr>
                <w:tcW w:w="0" w:type="auto"/>
                <w:hideMark/>
              </w:tcPr>
              <w:p w:rsidR="006667A7" w:rsidRDefault="006667A7">
                <w:pPr>
                  <w:pStyle w:val="Bibliography"/>
                  <w:rPr>
                    <w:noProof/>
                  </w:rPr>
                </w:pPr>
                <w:r>
                  <w:rPr>
                    <w:noProof/>
                  </w:rPr>
                  <w:t>Microsoft, "Add citations in a Word document," 2017.</w:t>
                </w:r>
              </w:p>
            </w:tc>
          </w:tr>
        </w:tbl>
        <w:p w:rsidR="006667A7" w:rsidRDefault="006667A7">
          <w:pPr>
            <w:divId w:val="1901869254"/>
            <w:rPr>
              <w:rFonts w:eastAsia="Times New Roman"/>
              <w:noProof/>
            </w:rPr>
          </w:pPr>
        </w:p>
        <w:p w:rsidR="00475B34" w:rsidRDefault="00475B34">
          <w:r>
            <w:rPr>
              <w:b/>
              <w:bCs/>
            </w:rPr>
            <w:fldChar w:fldCharType="end"/>
          </w:r>
        </w:p>
      </w:sdtContent>
    </w:sdt>
    <w:p w:rsidR="002D791F" w:rsidRDefault="002D791F">
      <w:pPr>
        <w:spacing w:before="0" w:after="160" w:line="259" w:lineRule="auto"/>
        <w:jc w:val="left"/>
      </w:pPr>
      <w:r>
        <w:br w:type="page"/>
      </w:r>
    </w:p>
    <w:p w:rsidR="005C3AEE" w:rsidRDefault="003C2C4E" w:rsidP="003C2C4E">
      <w:pPr>
        <w:pStyle w:val="Heading1"/>
        <w:numPr>
          <w:ilvl w:val="0"/>
          <w:numId w:val="0"/>
        </w:numPr>
        <w:ind w:left="567"/>
      </w:pPr>
      <w:bookmarkStart w:id="43" w:name="_Toc21499695"/>
      <w:r>
        <w:lastRenderedPageBreak/>
        <w:t>PHỤ LỤC</w:t>
      </w:r>
      <w:bookmarkEnd w:id="43"/>
    </w:p>
    <w:p w:rsidR="00DD148E" w:rsidRPr="00DD148E" w:rsidRDefault="00B140CA" w:rsidP="00DD148E">
      <w:pPr>
        <w:pStyle w:val="ListParagraph"/>
        <w:numPr>
          <w:ilvl w:val="0"/>
          <w:numId w:val="17"/>
        </w:numPr>
        <w:rPr>
          <w:b/>
        </w:rPr>
      </w:pPr>
      <w:r>
        <w:rPr>
          <w:b/>
        </w:rPr>
        <w:t xml:space="preserve">Chi tiết </w:t>
      </w:r>
      <w:r w:rsidR="00DD148E">
        <w:rPr>
          <w:b/>
        </w:rPr>
        <w:t>số liệu</w:t>
      </w:r>
      <w:r w:rsidR="00580092">
        <w:rPr>
          <w:b/>
        </w:rPr>
        <w:t xml:space="preserve"> </w:t>
      </w:r>
      <w:r w:rsidR="00973ACA">
        <w:rPr>
          <w:b/>
        </w:rPr>
        <w:t>thí nghiệm</w:t>
      </w:r>
    </w:p>
    <w:p w:rsidR="003C2C4E" w:rsidRDefault="003C2C4E" w:rsidP="003C2C4E">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rsidR="00DD148E" w:rsidRPr="00DD148E" w:rsidRDefault="00B140CA" w:rsidP="00DD148E">
      <w:pPr>
        <w:pStyle w:val="ListParagraph"/>
        <w:numPr>
          <w:ilvl w:val="0"/>
          <w:numId w:val="17"/>
        </w:numPr>
        <w:rPr>
          <w:b/>
        </w:rPr>
      </w:pPr>
      <w:r>
        <w:rPr>
          <w:b/>
        </w:rPr>
        <w:t>Chi tiết các bước tính toán</w:t>
      </w:r>
    </w:p>
    <w:p w:rsidR="00DD148E" w:rsidRDefault="00DD148E" w:rsidP="00347B19">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rsidR="00347B19" w:rsidRPr="00DD148E" w:rsidRDefault="00B140CA" w:rsidP="00347B19">
      <w:pPr>
        <w:pStyle w:val="ListParagraph"/>
        <w:numPr>
          <w:ilvl w:val="0"/>
          <w:numId w:val="17"/>
        </w:numPr>
        <w:rPr>
          <w:b/>
        </w:rPr>
      </w:pPr>
      <w:r>
        <w:rPr>
          <w:b/>
        </w:rPr>
        <w:t xml:space="preserve">Chi tiết </w:t>
      </w:r>
      <w:r w:rsidR="00B64BE9">
        <w:rPr>
          <w:b/>
        </w:rPr>
        <w:t xml:space="preserve">sơ đồ </w:t>
      </w:r>
      <w:r w:rsidR="008942BA">
        <w:rPr>
          <w:b/>
        </w:rPr>
        <w:t>mô phỏng</w:t>
      </w:r>
    </w:p>
    <w:p w:rsidR="00347B19" w:rsidRDefault="00347B19" w:rsidP="00347B19">
      <w:pPr>
        <w:rPr>
          <w:b/>
        </w:rPr>
      </w:pPr>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w:t>
      </w:r>
    </w:p>
    <w:p w:rsidR="00347B19" w:rsidRDefault="00347B19">
      <w:pPr>
        <w:spacing w:after="160" w:line="259" w:lineRule="auto"/>
        <w:jc w:val="left"/>
        <w:rPr>
          <w:b/>
        </w:rPr>
      </w:pPr>
      <w:r>
        <w:br w:type="page"/>
      </w:r>
    </w:p>
    <w:sectPr w:rsidR="00347B19" w:rsidSect="00BA193F">
      <w:footerReference w:type="default" r:id="rId6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55F" w:rsidRDefault="00D6455F" w:rsidP="00454810">
      <w:pPr>
        <w:spacing w:before="0" w:line="240" w:lineRule="auto"/>
      </w:pPr>
      <w:r>
        <w:separator/>
      </w:r>
    </w:p>
  </w:endnote>
  <w:endnote w:type="continuationSeparator" w:id="0">
    <w:p w:rsidR="00D6455F" w:rsidRDefault="00D6455F"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noPro">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629E2A30" w:rsidR="00517515" w:rsidRDefault="00517515" mc:Ignorable="wp14 w14 w15 w16 w16cex w16cid w16sdtdh w16se">
    <w:pPr>
      <w:pStyle w:val="Footer"/>
      <w:jc w:val="right"/>
    </w:pPr>
  </w:p>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0DFEB121" w:rsidR="00517515" w:rsidRDefault="00517515" mc:Ignorable="wp14 w14 w15 w16 w16cex w16cid w16sdtdh w16s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69D31390" w:rsidR="00517515" w:rsidRPr="00E62404" w:rsidRDefault="00517515" mc:Ignorable="wp14 w14 w15 w16 w16cex w16cid w16sdtdh w16se">
    <w:pPr>
      <w:pStyle w:val="Footer"/>
      <w:jc w:val="right"/>
      <w:rPr>
        <w:sz w:val="24"/>
        <w:szCs w:val="24"/>
      </w:rPr>
    </w:pPr>
  </w:p>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6846095B" w:rsidR="00517515" w:rsidRDefault="00517515" mc:Ignorable="wp14 w14 w15 w16 w16cex w16cid w16sdtdh w16s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504898"/>
      <w:docPartObj>
        <w:docPartGallery w:val="Page Numbers (Bottom of Page)"/>
        <w:docPartUnique/>
      </w:docPartObj>
    </w:sdtPr>
    <w:sdtEndPr>
      <w:rPr>
        <w:noProof/>
        <w:sz w:val="24"/>
        <w:szCs w:val="24"/>
      </w:rPr>
    </w:sdtEndPr>
    <w:sdtContent>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20740244" w:rsidR="00517515" w:rsidRPr="00BA193F" w:rsidRDefault="00517515" w:rsidP="00BA193F" mc:Ignorable="wp14 w14 w15 w16 w16cex w16cid w16sdtdh w16se">
        <w:pPr>
          <w:pStyle w:val="Footer"/>
          <w:tabs>
            <w:tab w:val="clear" w:pos="9360"/>
          </w:tabs>
          <w:jc w:val="right"/>
          <w:rPr>
            <w:sz w:val="24"/>
            <w:szCs w:val="24"/>
          </w:rPr>
        </w:pPr>
        <w:r>
          <w:rPr>
            <w:rFonts w:ascii="Times New Roman" w:hAnsi="Times New Roman" w:eastAsia="Calibri" w:cs="Times New Roman" w:eastAsiaTheme="minorHAnsi"/>
            <w:noProof/>
            <w:color w:val="000000"/>
            <w:sz w:val="24"/>
            <w:szCs w:val="24"/>
            <w:lang w:val="en-US" w:eastAsia="en-US" w:bidi="ar-SA"/>
          </w:rPr>
          <w:fldChar w:fldCharType="begin"/>
        </w:r>
        <w:r w:rsidRPr="00BA193F">
          <w:rPr>
            <w:sz w:val="24"/>
            <w:szCs w:val="24"/>
          </w:rPr>
          <w:instrText xml:space="preserve"> PAGE   \* MERGEFORMAT </w:instrText>
        </w:r>
        <w:r>
          <w:rPr>
            <w:rFonts w:ascii="Times New Roman" w:hAnsi="Times New Roman" w:eastAsia="Calibri" w:cs="Times New Roman" w:eastAsiaTheme="minorHAnsi"/>
            <w:noProof/>
            <w:color w:val="000000"/>
            <w:sz w:val="24"/>
            <w:szCs w:val="24"/>
            <w:lang w:val="en-US" w:eastAsia="en-US" w:bidi="ar-SA"/>
          </w:rPr>
          <w:fldChar w:fldCharType="separate"/>
        </w:r>
        <w:r>
          <w:rPr>
            <w:rFonts w:ascii="Times New Roman" w:hAnsi="Times New Roman" w:eastAsia="Calibri" w:cs="Times New Roman" w:eastAsiaTheme="minorHAnsi"/>
            <w:noProof/>
            <w:color w:val="000000"/>
            <w:sz w:val="24"/>
            <w:szCs w:val="24"/>
            <w:lang w:val="en-US" w:eastAsia="en-US" w:bidi="ar-SA"/>
          </w:rPr>
          <w:t>3</w:t>
        </w:r>
        <w:r>
          <w:rPr>
            <w:rFonts w:ascii="Times New Roman" w:hAnsi="Times New Roman" w:eastAsia="Calibri" w:cs="Times New Roman" w:eastAsiaTheme="minorHAnsi"/>
            <w:noProof/>
            <w:color w:val="000000"/>
            <w:sz w:val="24"/>
            <w:szCs w:val="24"/>
            <w:lang w:val="en-US" w:eastAsia="en-US" w:bidi="ar-SA"/>
          </w:rPr>
          <w:fldChar w:fldCharType="end"/>
        </w:r>
      </w:p>
    </w:sdtContent>
  </w:sdt>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05F5835D" w:rsidR="00517515" w:rsidRDefault="00517515" mc:Ignorable="wp14 w14 w15 w16 w16cex w16cid w16sdtdh w16s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55F" w:rsidRDefault="00D6455F" w:rsidP="00454810">
      <w:pPr>
        <w:spacing w:before="0" w:line="240" w:lineRule="auto"/>
      </w:pPr>
      <w:r>
        <w:separator/>
      </w:r>
    </w:p>
  </w:footnote>
  <w:footnote w:type="continuationSeparator" w:id="0">
    <w:p w:rsidR="00D6455F" w:rsidRDefault="00D6455F" w:rsidP="00454810">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2"/>
  </w:num>
  <w:num w:numId="3">
    <w:abstractNumId w:val="23"/>
  </w:num>
  <w:num w:numId="4">
    <w:abstractNumId w:val="20"/>
  </w:num>
  <w:num w:numId="5">
    <w:abstractNumId w:val="11"/>
  </w:num>
  <w:num w:numId="6">
    <w:abstractNumId w:val="9"/>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
  </w:num>
  <w:num w:numId="13">
    <w:abstractNumId w:val="5"/>
  </w:num>
  <w:num w:numId="14">
    <w:abstractNumId w:val="16"/>
  </w:num>
  <w:num w:numId="15">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7"/>
  </w:num>
  <w:num w:numId="17">
    <w:abstractNumId w:val="13"/>
  </w:num>
  <w:num w:numId="18">
    <w:abstractNumId w:val="24"/>
  </w:num>
  <w:num w:numId="19">
    <w:abstractNumId w:val="15"/>
  </w:num>
  <w:num w:numId="20">
    <w:abstractNumId w:val="4"/>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25"/>
  </w:num>
  <w:num w:numId="26">
    <w:abstractNumId w:val="26"/>
  </w:num>
  <w:num w:numId="27">
    <w:abstractNumId w:val="18"/>
  </w:num>
  <w:num w:numId="28">
    <w:abstractNumId w:val="0"/>
  </w:num>
  <w:num w:numId="29">
    <w:abstractNumId w:val="17"/>
  </w:num>
  <w:num w:numId="30">
    <w:abstractNumId w:val="19"/>
  </w:num>
  <w:num w:numId="31">
    <w:abstractNumId w:val="2"/>
  </w:num>
  <w:num w:numId="32">
    <w:abstractNumId w:val="22"/>
  </w:num>
  <w:num w:numId="33">
    <w:abstractNumId w:val="3"/>
  </w:num>
  <w:num w:numId="34">
    <w:abstractNumId w:val="6"/>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07/relationships/hdphoto" Target="media/hdphoto2.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07/relationships/hdphoto" Target="media/hdphoto1.wdp"/><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gif"/><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1524</TotalTime>
  <Pages>32</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My PC</cp:lastModifiedBy>
  <cp:revision>441</cp:revision>
  <cp:lastPrinted>2019-10-09T00:50:00Z</cp:lastPrinted>
  <dcterms:created xsi:type="dcterms:W3CDTF">2018-12-09T14:18:00Z</dcterms:created>
  <dcterms:modified xsi:type="dcterms:W3CDTF">2026-10-22T07:32:51.039Z</dcterms:modified>
</cp:coreProperties>
</file>